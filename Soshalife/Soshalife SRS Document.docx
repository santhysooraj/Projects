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color w:val="000000"/>
          <w:sz w:val="24"/>
          <w:szCs w:val="24"/>
        </w:rPr>
      </w:pPr>
      <w:r w:rsidDel="00000000" w:rsidR="00000000" w:rsidRPr="00000000">
        <w:rPr>
          <w:b w:val="1"/>
          <w:color w:val="000000"/>
          <w:sz w:val="24"/>
          <w:szCs w:val="24"/>
          <w:rtl w:val="0"/>
        </w:rPr>
        <w:t xml:space="preserve">Software Requirement Specification (SRS) for SoshaLife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w:t>
      </w:r>
      <w:r w:rsidDel="00000000" w:rsidR="00000000" w:rsidRPr="00000000">
        <w:rPr>
          <w:i w:val="1"/>
          <w:rtl w:val="0"/>
        </w:rPr>
        <w:t xml:space="preserve">Software Requirements Specifications </w:t>
      </w:r>
      <w:r w:rsidDel="00000000" w:rsidR="00000000" w:rsidRPr="00000000">
        <w:rPr>
          <w:rtl w:val="0"/>
        </w:rPr>
        <w:t xml:space="preserve">Document outlines the formal project requirements, indicates any changes in project scope, and reviews any risks associated with the project. </w:t>
      </w:r>
    </w:p>
    <w:p w:rsidR="00000000" w:rsidDel="00000000" w:rsidP="00000000" w:rsidRDefault="00000000" w:rsidRPr="00000000" w14:paraId="00000004">
      <w:pPr>
        <w:rPr/>
      </w:pPr>
      <w:r w:rsidDel="00000000" w:rsidR="00000000" w:rsidRPr="00000000">
        <w:rPr>
          <w:rtl w:val="0"/>
        </w:rPr>
      </w:r>
    </w:p>
    <w:tbl>
      <w:tblPr>
        <w:tblStyle w:val="Table1"/>
        <w:tblW w:w="874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4410"/>
        <w:gridCol w:w="1620"/>
        <w:gridCol w:w="1368"/>
        <w:tblGridChange w:id="0">
          <w:tblGrid>
            <w:gridCol w:w="1350"/>
            <w:gridCol w:w="4410"/>
            <w:gridCol w:w="1620"/>
            <w:gridCol w:w="1368"/>
          </w:tblGrid>
        </w:tblGridChange>
      </w:tblGrid>
      <w:tr>
        <w:trPr>
          <w:cantSplit w:val="0"/>
          <w:tblHeader w:val="0"/>
        </w:trPr>
        <w:tc>
          <w:tcPr/>
          <w:p w:rsidR="00000000" w:rsidDel="00000000" w:rsidP="00000000" w:rsidRDefault="00000000" w:rsidRPr="00000000" w14:paraId="00000005">
            <w:pPr>
              <w:jc w:val="center"/>
              <w:rPr>
                <w:b w:val="1"/>
              </w:rPr>
            </w:pPr>
            <w:r w:rsidDel="00000000" w:rsidR="00000000" w:rsidRPr="00000000">
              <w:rPr>
                <w:b w:val="1"/>
                <w:rtl w:val="0"/>
              </w:rPr>
              <w:t xml:space="preserve">Role</w:t>
            </w:r>
          </w:p>
        </w:tc>
        <w:tc>
          <w:tcPr/>
          <w:p w:rsidR="00000000" w:rsidDel="00000000" w:rsidP="00000000" w:rsidRDefault="00000000" w:rsidRPr="00000000" w14:paraId="00000006">
            <w:pPr>
              <w:jc w:val="center"/>
              <w:rPr>
                <w:b w:val="1"/>
              </w:rPr>
            </w:pPr>
            <w:r w:rsidDel="00000000" w:rsidR="00000000" w:rsidRPr="00000000">
              <w:rPr>
                <w:b w:val="1"/>
                <w:rtl w:val="0"/>
              </w:rPr>
              <w:t xml:space="preserve">Purpose for Using Document</w:t>
            </w:r>
          </w:p>
        </w:tc>
        <w:tc>
          <w:tcPr/>
          <w:p w:rsidR="00000000" w:rsidDel="00000000" w:rsidP="00000000" w:rsidRDefault="00000000" w:rsidRPr="00000000" w14:paraId="00000007">
            <w:pPr>
              <w:jc w:val="center"/>
              <w:rPr>
                <w:b w:val="1"/>
              </w:rPr>
            </w:pPr>
            <w:r w:rsidDel="00000000" w:rsidR="00000000" w:rsidRPr="00000000">
              <w:rPr>
                <w:b w:val="1"/>
                <w:rtl w:val="0"/>
              </w:rPr>
              <w:t xml:space="preserve">Name</w:t>
            </w:r>
          </w:p>
        </w:tc>
        <w:tc>
          <w:tcPr/>
          <w:p w:rsidR="00000000" w:rsidDel="00000000" w:rsidP="00000000" w:rsidRDefault="00000000" w:rsidRPr="00000000" w14:paraId="00000008">
            <w:pPr>
              <w:jc w:val="center"/>
              <w:rPr>
                <w:b w:val="1"/>
              </w:rPr>
            </w:pPr>
            <w:r w:rsidDel="00000000" w:rsidR="00000000" w:rsidRPr="00000000">
              <w:rPr>
                <w:b w:val="1"/>
                <w:rtl w:val="0"/>
              </w:rPr>
              <w:t xml:space="preserve">Purpose</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Project Sponsor</w:t>
            </w:r>
          </w:p>
        </w:tc>
        <w:tc>
          <w:tcPr/>
          <w:p w:rsidR="00000000" w:rsidDel="00000000" w:rsidP="00000000" w:rsidRDefault="00000000" w:rsidRPr="00000000" w14:paraId="0000000A">
            <w:pPr>
              <w:rPr/>
            </w:pPr>
            <w:r w:rsidDel="00000000" w:rsidR="00000000" w:rsidRPr="00000000">
              <w:rPr>
                <w:rtl w:val="0"/>
              </w:rPr>
              <w:t xml:space="preserve">Reviews for comprehensiveness and accuracy</w:t>
            </w:r>
          </w:p>
        </w:tc>
        <w:tc>
          <w:tcPr/>
          <w:p w:rsidR="00000000" w:rsidDel="00000000" w:rsidP="00000000" w:rsidRDefault="00000000" w:rsidRPr="00000000" w14:paraId="0000000B">
            <w:pPr>
              <w:rPr/>
            </w:pPr>
            <w:r w:rsidDel="00000000" w:rsidR="00000000" w:rsidRPr="00000000">
              <w:rPr>
                <w:rtl w:val="0"/>
              </w:rPr>
              <w:t xml:space="preserve">Toks Akisanya</w:t>
            </w:r>
          </w:p>
          <w:p w:rsidR="00000000" w:rsidDel="00000000" w:rsidP="00000000" w:rsidRDefault="00000000" w:rsidRPr="00000000" w14:paraId="0000000C">
            <w:pPr>
              <w:rPr/>
            </w:pPr>
            <w:r w:rsidDel="00000000" w:rsidR="00000000" w:rsidRPr="00000000">
              <w:rPr>
                <w:rtl w:val="0"/>
              </w:rPr>
              <w:t xml:space="preserve">Wole Odulate</w:t>
            </w:r>
          </w:p>
          <w:p w:rsidR="00000000" w:rsidDel="00000000" w:rsidP="00000000" w:rsidRDefault="00000000" w:rsidRPr="00000000" w14:paraId="0000000D">
            <w:pPr>
              <w:rPr/>
            </w:pPr>
            <w:r w:rsidDel="00000000" w:rsidR="00000000" w:rsidRPr="00000000">
              <w:rPr>
                <w:rtl w:val="0"/>
              </w:rPr>
              <w:t xml:space="preserve">Steve Eguasa</w:t>
            </w:r>
          </w:p>
        </w:tc>
        <w:tc>
          <w:tcPr/>
          <w:p w:rsidR="00000000" w:rsidDel="00000000" w:rsidP="00000000" w:rsidRDefault="00000000" w:rsidRPr="00000000" w14:paraId="0000000E">
            <w:pPr>
              <w:rPr/>
            </w:pPr>
            <w:r w:rsidDel="00000000" w:rsidR="00000000" w:rsidRPr="00000000">
              <w:rPr>
                <w:rtl w:val="0"/>
              </w:rPr>
              <w:t xml:space="preserve">Signoff</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Business Analyst</w:t>
            </w:r>
          </w:p>
        </w:tc>
        <w:tc>
          <w:tcPr/>
          <w:p w:rsidR="00000000" w:rsidDel="00000000" w:rsidP="00000000" w:rsidRDefault="00000000" w:rsidRPr="00000000" w14:paraId="00000010">
            <w:pPr>
              <w:rPr/>
            </w:pPr>
            <w:r w:rsidDel="00000000" w:rsidR="00000000" w:rsidRPr="00000000">
              <w:rPr>
                <w:rtl w:val="0"/>
              </w:rPr>
              <w:t xml:space="preserve">Creates this document to outline the formal project requirements, indicate any changes in project scope, and review any risks associated with the project.</w:t>
            </w:r>
          </w:p>
        </w:tc>
        <w:tc>
          <w:tcPr/>
          <w:p w:rsidR="00000000" w:rsidDel="00000000" w:rsidP="00000000" w:rsidRDefault="00000000" w:rsidRPr="00000000" w14:paraId="00000011">
            <w:pPr>
              <w:rPr/>
            </w:pPr>
            <w:r w:rsidDel="00000000" w:rsidR="00000000" w:rsidRPr="00000000">
              <w:rPr>
                <w:rtl w:val="0"/>
              </w:rPr>
              <w:t xml:space="preserve">Yemi Akisanya</w:t>
            </w:r>
          </w:p>
        </w:tc>
        <w:tc>
          <w:tcPr/>
          <w:p w:rsidR="00000000" w:rsidDel="00000000" w:rsidP="00000000" w:rsidRDefault="00000000" w:rsidRPr="00000000" w14:paraId="00000012">
            <w:pPr>
              <w:rPr/>
            </w:pPr>
            <w:r w:rsidDel="00000000" w:rsidR="00000000" w:rsidRPr="00000000">
              <w:rPr>
                <w:rtl w:val="0"/>
              </w:rPr>
              <w:t xml:space="preserve">Create</w:t>
            </w:r>
          </w:p>
          <w:p w:rsidR="00000000" w:rsidDel="00000000" w:rsidP="00000000" w:rsidRDefault="00000000" w:rsidRPr="00000000" w14:paraId="00000013">
            <w:pPr>
              <w:rPr/>
            </w:pPr>
            <w:r w:rsidDel="00000000" w:rsidR="00000000" w:rsidRPr="00000000">
              <w:rPr>
                <w:rtl w:val="0"/>
              </w:rPr>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Director of Information Systems</w:t>
            </w:r>
          </w:p>
        </w:tc>
        <w:tc>
          <w:tcPr/>
          <w:p w:rsidR="00000000" w:rsidDel="00000000" w:rsidP="00000000" w:rsidRDefault="00000000" w:rsidRPr="00000000" w14:paraId="00000015">
            <w:pPr>
              <w:rPr/>
            </w:pPr>
            <w:r w:rsidDel="00000000" w:rsidR="00000000" w:rsidRPr="00000000">
              <w:rPr>
                <w:rtl w:val="0"/>
              </w:rPr>
              <w:t xml:space="preserve">Reviews this document</w:t>
            </w:r>
          </w:p>
        </w:tc>
        <w:tc>
          <w:tcPr/>
          <w:p w:rsidR="00000000" w:rsidDel="00000000" w:rsidP="00000000" w:rsidRDefault="00000000" w:rsidRPr="00000000" w14:paraId="00000016">
            <w:pPr>
              <w:rPr/>
            </w:pPr>
            <w:r w:rsidDel="00000000" w:rsidR="00000000" w:rsidRPr="00000000">
              <w:rPr>
                <w:rtl w:val="0"/>
              </w:rPr>
              <w:t xml:space="preserve">Toks Akisanya</w:t>
            </w:r>
          </w:p>
        </w:tc>
        <w:tc>
          <w:tcPr/>
          <w:p w:rsidR="00000000" w:rsidDel="00000000" w:rsidP="00000000" w:rsidRDefault="00000000" w:rsidRPr="00000000" w14:paraId="00000017">
            <w:pPr>
              <w:rPr/>
            </w:pPr>
            <w:r w:rsidDel="00000000" w:rsidR="00000000" w:rsidRPr="00000000">
              <w:rPr>
                <w:rtl w:val="0"/>
              </w:rPr>
              <w:t xml:space="preserve">Review</w:t>
            </w:r>
          </w:p>
        </w:tc>
      </w:tr>
      <w:tr>
        <w:trPr>
          <w:cantSplit w:val="0"/>
          <w:tblHeader w:val="0"/>
        </w:trPr>
        <w:tc>
          <w:tcPr/>
          <w:p w:rsidR="00000000" w:rsidDel="00000000" w:rsidP="00000000" w:rsidRDefault="00000000" w:rsidRPr="00000000" w14:paraId="00000018">
            <w:pPr>
              <w:rPr/>
            </w:pPr>
            <w:r w:rsidDel="00000000" w:rsidR="00000000" w:rsidRPr="00000000">
              <w:rPr>
                <w:rtl w:val="0"/>
              </w:rPr>
              <w:t xml:space="preserve">Development Management</w:t>
            </w:r>
          </w:p>
        </w:tc>
        <w:tc>
          <w:tcPr/>
          <w:p w:rsidR="00000000" w:rsidDel="00000000" w:rsidP="00000000" w:rsidRDefault="00000000" w:rsidRPr="00000000" w14:paraId="00000019">
            <w:pPr>
              <w:rPr/>
            </w:pPr>
            <w:r w:rsidDel="00000000" w:rsidR="00000000" w:rsidRPr="00000000">
              <w:rPr>
                <w:rtl w:val="0"/>
              </w:rPr>
              <w:t xml:space="preserve">Reviews for comprehensiveness and accuracy. </w:t>
            </w:r>
          </w:p>
        </w:tc>
        <w:tc>
          <w:tcPr/>
          <w:p w:rsidR="00000000" w:rsidDel="00000000" w:rsidP="00000000" w:rsidRDefault="00000000" w:rsidRPr="00000000" w14:paraId="0000001A">
            <w:pPr>
              <w:rPr/>
            </w:pPr>
            <w:r w:rsidDel="00000000" w:rsidR="00000000" w:rsidRPr="00000000">
              <w:rPr>
                <w:rtl w:val="0"/>
              </w:rPr>
              <w:t xml:space="preserve">Sosha Dev Leads</w:t>
            </w:r>
          </w:p>
        </w:tc>
        <w:tc>
          <w:tcPr/>
          <w:p w:rsidR="00000000" w:rsidDel="00000000" w:rsidP="00000000" w:rsidRDefault="00000000" w:rsidRPr="00000000" w14:paraId="0000001B">
            <w:pPr>
              <w:rPr/>
            </w:pPr>
            <w:r w:rsidDel="00000000" w:rsidR="00000000" w:rsidRPr="00000000">
              <w:rPr>
                <w:rtl w:val="0"/>
              </w:rPr>
              <w:t xml:space="preserve">Signoff</w:t>
            </w:r>
          </w:p>
        </w:tc>
      </w:tr>
      <w:tr>
        <w:trPr>
          <w:cantSplit w:val="0"/>
          <w:tblHeader w:val="0"/>
        </w:trPr>
        <w:tc>
          <w:tcPr/>
          <w:p w:rsidR="00000000" w:rsidDel="00000000" w:rsidP="00000000" w:rsidRDefault="00000000" w:rsidRPr="00000000" w14:paraId="0000001C">
            <w:pPr>
              <w:rPr/>
            </w:pPr>
            <w:r w:rsidDel="00000000" w:rsidR="00000000" w:rsidRPr="00000000">
              <w:rPr>
                <w:rtl w:val="0"/>
              </w:rPr>
              <w:t xml:space="preserve">QA Test Management </w:t>
            </w:r>
          </w:p>
        </w:tc>
        <w:tc>
          <w:tcPr/>
          <w:p w:rsidR="00000000" w:rsidDel="00000000" w:rsidP="00000000" w:rsidRDefault="00000000" w:rsidRPr="00000000" w14:paraId="0000001D">
            <w:pPr>
              <w:rPr/>
            </w:pPr>
            <w:r w:rsidDel="00000000" w:rsidR="00000000" w:rsidRPr="00000000">
              <w:rPr>
                <w:rtl w:val="0"/>
              </w:rPr>
              <w:t xml:space="preserve">Reviews for impacts to technical and functional testing.</w:t>
            </w:r>
          </w:p>
        </w:tc>
        <w:tc>
          <w:tcPr/>
          <w:p w:rsidR="00000000" w:rsidDel="00000000" w:rsidP="00000000" w:rsidRDefault="00000000" w:rsidRPr="00000000" w14:paraId="0000001E">
            <w:pPr>
              <w:rPr/>
            </w:pPr>
            <w:r w:rsidDel="00000000" w:rsidR="00000000" w:rsidRPr="00000000">
              <w:rPr>
                <w:rtl w:val="0"/>
              </w:rPr>
              <w:t xml:space="preserve">Forte QA Test Leads</w:t>
            </w:r>
          </w:p>
        </w:tc>
        <w:tc>
          <w:tcPr/>
          <w:p w:rsidR="00000000" w:rsidDel="00000000" w:rsidP="00000000" w:rsidRDefault="00000000" w:rsidRPr="00000000" w14:paraId="0000001F">
            <w:pPr>
              <w:rPr/>
            </w:pPr>
            <w:r w:rsidDel="00000000" w:rsidR="00000000" w:rsidRPr="00000000">
              <w:rPr>
                <w:rtl w:val="0"/>
              </w:rPr>
              <w:t xml:space="preserve">Signoff</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Document History</w:t>
      </w:r>
    </w:p>
    <w:p w:rsidR="00000000" w:rsidDel="00000000" w:rsidP="00000000" w:rsidRDefault="00000000" w:rsidRPr="00000000" w14:paraId="00000022">
      <w:pPr>
        <w:rPr/>
      </w:pPr>
      <w:r w:rsidDel="00000000" w:rsidR="00000000" w:rsidRPr="00000000">
        <w:rPr>
          <w:rtl w:val="0"/>
        </w:rPr>
      </w:r>
    </w:p>
    <w:tbl>
      <w:tblPr>
        <w:tblStyle w:val="Table2"/>
        <w:tblW w:w="874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
        <w:gridCol w:w="1190"/>
        <w:gridCol w:w="1836"/>
        <w:gridCol w:w="4824"/>
        <w:tblGridChange w:id="0">
          <w:tblGrid>
            <w:gridCol w:w="898"/>
            <w:gridCol w:w="1190"/>
            <w:gridCol w:w="1836"/>
            <w:gridCol w:w="4824"/>
          </w:tblGrid>
        </w:tblGridChange>
      </w:tblGrid>
      <w:tr>
        <w:trPr>
          <w:cantSplit w:val="0"/>
          <w:tblHeader w:val="0"/>
        </w:trPr>
        <w:tc>
          <w:tcPr/>
          <w:p w:rsidR="00000000" w:rsidDel="00000000" w:rsidP="00000000" w:rsidRDefault="00000000" w:rsidRPr="00000000" w14:paraId="00000023">
            <w:pPr>
              <w:jc w:val="center"/>
              <w:rPr>
                <w:b w:val="1"/>
              </w:rPr>
            </w:pPr>
            <w:r w:rsidDel="00000000" w:rsidR="00000000" w:rsidRPr="00000000">
              <w:rPr>
                <w:b w:val="1"/>
                <w:rtl w:val="0"/>
              </w:rPr>
              <w:t xml:space="preserve">Version</w:t>
            </w:r>
          </w:p>
        </w:tc>
        <w:tc>
          <w:tcPr/>
          <w:p w:rsidR="00000000" w:rsidDel="00000000" w:rsidP="00000000" w:rsidRDefault="00000000" w:rsidRPr="00000000" w14:paraId="00000024">
            <w:pPr>
              <w:jc w:val="center"/>
              <w:rPr>
                <w:b w:val="1"/>
              </w:rPr>
            </w:pPr>
            <w:r w:rsidDel="00000000" w:rsidR="00000000" w:rsidRPr="00000000">
              <w:rPr>
                <w:b w:val="1"/>
                <w:rtl w:val="0"/>
              </w:rPr>
              <w:t xml:space="preserve">Date</w:t>
            </w:r>
          </w:p>
        </w:tc>
        <w:tc>
          <w:tcPr/>
          <w:p w:rsidR="00000000" w:rsidDel="00000000" w:rsidP="00000000" w:rsidRDefault="00000000" w:rsidRPr="00000000" w14:paraId="00000025">
            <w:pPr>
              <w:jc w:val="center"/>
              <w:rPr>
                <w:b w:val="1"/>
              </w:rPr>
            </w:pPr>
            <w:r w:rsidDel="00000000" w:rsidR="00000000" w:rsidRPr="00000000">
              <w:rPr>
                <w:b w:val="1"/>
                <w:rtl w:val="0"/>
              </w:rPr>
              <w:t xml:space="preserve">Author</w:t>
            </w:r>
          </w:p>
        </w:tc>
        <w:tc>
          <w:tcPr/>
          <w:p w:rsidR="00000000" w:rsidDel="00000000" w:rsidP="00000000" w:rsidRDefault="00000000" w:rsidRPr="00000000" w14:paraId="00000026">
            <w:pPr>
              <w:jc w:val="center"/>
              <w:rPr>
                <w:b w:val="1"/>
              </w:rPr>
            </w:pPr>
            <w:r w:rsidDel="00000000" w:rsidR="00000000" w:rsidRPr="00000000">
              <w:rPr>
                <w:b w:val="1"/>
                <w:rtl w:val="0"/>
              </w:rPr>
              <w:t xml:space="preserve">SRS Version History</w:t>
            </w:r>
          </w:p>
        </w:tc>
      </w:tr>
      <w:tr>
        <w:trPr>
          <w:cantSplit w:val="0"/>
          <w:tblHeader w:val="0"/>
        </w:trPr>
        <w:tc>
          <w:tcPr/>
          <w:p w:rsidR="00000000" w:rsidDel="00000000" w:rsidP="00000000" w:rsidRDefault="00000000" w:rsidRPr="00000000" w14:paraId="00000027">
            <w:pPr>
              <w:rPr/>
            </w:pPr>
            <w:r w:rsidDel="00000000" w:rsidR="00000000" w:rsidRPr="00000000">
              <w:rPr>
                <w:rtl w:val="0"/>
              </w:rPr>
              <w:t xml:space="preserve">1.0</w:t>
            </w:r>
          </w:p>
        </w:tc>
        <w:tc>
          <w:tcPr/>
          <w:p w:rsidR="00000000" w:rsidDel="00000000" w:rsidP="00000000" w:rsidRDefault="00000000" w:rsidRPr="00000000" w14:paraId="00000028">
            <w:pPr>
              <w:rPr/>
            </w:pPr>
            <w:r w:rsidDel="00000000" w:rsidR="00000000" w:rsidRPr="00000000">
              <w:rPr>
                <w:rtl w:val="0"/>
              </w:rPr>
              <w:t xml:space="preserve">10/12/2016</w:t>
            </w:r>
          </w:p>
        </w:tc>
        <w:tc>
          <w:tcPr/>
          <w:p w:rsidR="00000000" w:rsidDel="00000000" w:rsidP="00000000" w:rsidRDefault="00000000" w:rsidRPr="00000000" w14:paraId="00000029">
            <w:pPr>
              <w:rPr/>
            </w:pPr>
            <w:r w:rsidDel="00000000" w:rsidR="00000000" w:rsidRPr="00000000">
              <w:rPr>
                <w:rtl w:val="0"/>
              </w:rPr>
              <w:t xml:space="preserve">Yemi Akisanya</w:t>
            </w:r>
          </w:p>
        </w:tc>
        <w:tc>
          <w:tcPr/>
          <w:p w:rsidR="00000000" w:rsidDel="00000000" w:rsidP="00000000" w:rsidRDefault="00000000" w:rsidRPr="00000000" w14:paraId="0000002A">
            <w:pPr>
              <w:rPr/>
            </w:pPr>
            <w:r w:rsidDel="00000000" w:rsidR="00000000" w:rsidRPr="00000000">
              <w:rPr>
                <w:rtl w:val="0"/>
              </w:rPr>
              <w:t xml:space="preserve">Draft</w:t>
            </w:r>
          </w:p>
        </w:tc>
      </w:tr>
      <w:tr>
        <w:trPr>
          <w:cantSplit w:val="0"/>
          <w:tblHeader w:val="0"/>
        </w:trPr>
        <w:tc>
          <w:tcPr/>
          <w:p w:rsidR="00000000" w:rsidDel="00000000" w:rsidP="00000000" w:rsidRDefault="00000000" w:rsidRPr="00000000" w14:paraId="0000002B">
            <w:pPr>
              <w:rPr/>
            </w:pP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r>
          </w:p>
        </w:tc>
        <w:tc>
          <w:tcPr/>
          <w:p w:rsidR="00000000" w:rsidDel="00000000" w:rsidP="00000000" w:rsidRDefault="00000000" w:rsidRPr="00000000" w14:paraId="0000002D">
            <w:pPr>
              <w:rPr/>
            </w:pPr>
            <w:r w:rsidDel="00000000" w:rsidR="00000000" w:rsidRPr="00000000">
              <w:rPr>
                <w:rtl w:val="0"/>
              </w:rPr>
            </w:r>
          </w:p>
        </w:tc>
        <w:tc>
          <w:tcPr/>
          <w:p w:rsidR="00000000" w:rsidDel="00000000" w:rsidP="00000000" w:rsidRDefault="00000000" w:rsidRPr="00000000" w14:paraId="0000002E">
            <w:pPr>
              <w:rPr/>
            </w:pP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1 Introduction</w:t>
            <w:tab/>
          </w:r>
          <w:r w:rsidDel="00000000" w:rsidR="00000000" w:rsidRPr="00000000">
            <w:fldChar w:fldCharType="begin"/>
            <w:instrText xml:space="preserve"> PAGEREF _heading=h.gjdgxs \h </w:instrText>
            <w:fldChar w:fldCharType="separate"/>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2</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2 Scope</w:t>
            <w:tab/>
          </w:r>
          <w:r w:rsidDel="00000000" w:rsidR="00000000" w:rsidRPr="00000000">
            <w:fldChar w:fldCharType="begin"/>
            <w:instrText xml:space="preserve"> PAGEREF _heading=h.30j0zll \h </w:instrText>
            <w:fldChar w:fldCharType="separate"/>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2</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3 References</w:t>
            <w:tab/>
          </w:r>
          <w:r w:rsidDel="00000000" w:rsidR="00000000" w:rsidRPr="00000000">
            <w:fldChar w:fldCharType="begin"/>
            <w:instrText xml:space="preserve"> PAGEREF _heading=h.1fob9te \h </w:instrText>
            <w:fldChar w:fldCharType="separate"/>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2</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4 Overall Description / Business Requirements</w:t>
            <w:tab/>
          </w:r>
          <w:r w:rsidDel="00000000" w:rsidR="00000000" w:rsidRPr="00000000">
            <w:fldChar w:fldCharType="begin"/>
            <w:instrText xml:space="preserve"> PAGEREF _heading=h.3znysh7 \h </w:instrText>
            <w:fldChar w:fldCharType="separate"/>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4.1 Business Narrative</w:t>
            <w:tab/>
          </w:r>
          <w:r w:rsidDel="00000000" w:rsidR="00000000" w:rsidRPr="00000000">
            <w:fldChar w:fldCharType="begin"/>
            <w:instrText xml:space="preserve"> PAGEREF _heading=h.2et92p0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4.2 Assumptions and Dependencies</w:t>
            <w:tab/>
          </w:r>
          <w:r w:rsidDel="00000000" w:rsidR="00000000" w:rsidRPr="00000000">
            <w:fldChar w:fldCharType="begin"/>
            <w:instrText xml:space="preserve"> PAGEREF _heading=h.tyjcwt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5 Functional Requirements</w:t>
            <w:tab/>
          </w:r>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single"/>
              <w:shd w:fill="auto" w:val="clear"/>
              <w:vertAlign w:val="baseline"/>
              <w:rtl w:val="0"/>
            </w:rPr>
            <w:t xml:space="preserve">Requirement Outline</w:t>
          </w:r>
          <w:r w:rsidDel="00000000" w:rsidR="00000000" w:rsidRPr="00000000">
            <w:rPr>
              <w:rFonts w:ascii="Cambria" w:cs="Cambria" w:eastAsia="Cambria" w:hAnsi="Cambria"/>
              <w:b w:val="0"/>
              <w:i w:val="0"/>
              <w:smallCaps w:val="1"/>
              <w:strike w:val="0"/>
              <w:color w:val="00000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single"/>
              <w:shd w:fill="auto" w:val="clear"/>
              <w:vertAlign w:val="baseline"/>
              <w:rtl w:val="0"/>
            </w:rPr>
            <w:t xml:space="preserve">Specific Functional Requirements</w:t>
          </w:r>
          <w:r w:rsidDel="00000000" w:rsidR="00000000" w:rsidRPr="00000000">
            <w:rPr>
              <w:rFonts w:ascii="Cambria" w:cs="Cambria" w:eastAsia="Cambria" w:hAnsi="Cambria"/>
              <w:b w:val="0"/>
              <w:i w:val="0"/>
              <w:smallCaps w:val="1"/>
              <w:strike w:val="0"/>
              <w:color w:val="00000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 Create ability for user to sign up</w:t>
            <w:tab/>
          </w:r>
          <w:r w:rsidDel="00000000" w:rsidR="00000000" w:rsidRPr="00000000">
            <w:fldChar w:fldCharType="begin"/>
            <w:instrText xml:space="preserve"> PAGEREF _heading=h.2s8eyo1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5.2 Create ability for user to sign in</w:t>
            <w:tab/>
          </w:r>
          <w:r w:rsidDel="00000000" w:rsidR="00000000" w:rsidRPr="00000000">
            <w:fldChar w:fldCharType="begin"/>
            <w:instrText xml:space="preserve"> PAGEREF _heading=h.17dp8vu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5.3 Provide the ability for a user to create an event</w:t>
            <w:tab/>
          </w:r>
          <w:r w:rsidDel="00000000" w:rsidR="00000000" w:rsidRPr="00000000">
            <w:fldChar w:fldCharType="begin"/>
            <w:instrText xml:space="preserve"> PAGEREF _heading=h.3rdcrjn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5.4 Provide the ability for a user to manage event</w:t>
            <w:tab/>
          </w:r>
          <w:r w:rsidDel="00000000" w:rsidR="00000000" w:rsidRPr="00000000">
            <w:fldChar w:fldCharType="begin"/>
            <w:instrText xml:space="preserve"> PAGEREF _heading=h.26in1rg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5.5 Provide the ability for a user to RSVP an event</w:t>
            <w:tab/>
          </w:r>
          <w:r w:rsidDel="00000000" w:rsidR="00000000" w:rsidRPr="00000000">
            <w:fldChar w:fldCharType="begin"/>
            <w:instrText xml:space="preserve"> PAGEREF _heading=h.lnxbz9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5.6 Provide user ability to Add Task</w:t>
            <w:tab/>
          </w:r>
          <w:r w:rsidDel="00000000" w:rsidR="00000000" w:rsidRPr="00000000">
            <w:fldChar w:fldCharType="begin"/>
            <w:instrText xml:space="preserve"> PAGEREF _heading=h.35nkun2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5.7 Provide user the ability to Manage Task</w:t>
            <w:tab/>
          </w:r>
          <w:r w:rsidDel="00000000" w:rsidR="00000000" w:rsidRPr="00000000">
            <w:fldChar w:fldCharType="begin"/>
            <w:instrText xml:space="preserve"> PAGEREF _heading=h.1ksv4uv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5.8 Provide the user the ability to create a User Profile</w:t>
            <w:tab/>
          </w:r>
          <w:r w:rsidDel="00000000" w:rsidR="00000000" w:rsidRPr="00000000">
            <w:fldChar w:fldCharType="begin"/>
            <w:instrText xml:space="preserve"> PAGEREF _heading=h.44sinio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5.9 Provide the ability for a user to manage User Profile</w:t>
            <w:tab/>
          </w:r>
          <w:r w:rsidDel="00000000" w:rsidR="00000000" w:rsidRPr="00000000">
            <w:fldChar w:fldCharType="begin"/>
            <w:instrText xml:space="preserve"> PAGEREF _heading=h.2jxsxqh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5.10 Create a Notifications page</w:t>
            <w:tab/>
          </w:r>
          <w:r w:rsidDel="00000000" w:rsidR="00000000" w:rsidRPr="00000000">
            <w:fldChar w:fldCharType="begin"/>
            <w:instrText xml:space="preserve"> PAGEREF _heading=h.z337ya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7</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5.11 Create [MySoshaLife] page</w:t>
            <w:tab/>
          </w:r>
          <w:r w:rsidDel="00000000" w:rsidR="00000000" w:rsidRPr="00000000">
            <w:fldChar w:fldCharType="begin"/>
            <w:instrText xml:space="preserve"> PAGEREF _heading=h.3j2qqm3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8</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5.12 Provide the ability to view an Event Gallery</w:t>
            <w:tab/>
          </w:r>
          <w:r w:rsidDel="00000000" w:rsidR="00000000" w:rsidRPr="00000000">
            <w:fldChar w:fldCharType="begin"/>
            <w:instrText xml:space="preserve"> PAGEREF _heading=h.1y810tw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8</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5.13 Provide the ability to view Statistics</w:t>
            <w:tab/>
          </w:r>
          <w:r w:rsidDel="00000000" w:rsidR="00000000" w:rsidRPr="00000000">
            <w:fldChar w:fldCharType="begin"/>
            <w:instrText xml:space="preserve"> PAGEREF _heading=h.4i7ojhp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10</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5.14 Provide the ability to view Guest list</w:t>
            <w:tab/>
          </w:r>
          <w:r w:rsidDel="00000000" w:rsidR="00000000" w:rsidRPr="00000000">
            <w:fldChar w:fldCharType="begin"/>
            <w:instrText xml:space="preserve"> PAGEREF _heading=h.2xcytpi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10</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5.15 Create the ability for user to Contact Us</w:t>
            <w:tab/>
          </w:r>
          <w:r w:rsidDel="00000000" w:rsidR="00000000" w:rsidRPr="00000000">
            <w:fldChar w:fldCharType="begin"/>
            <w:instrText xml:space="preserve"> PAGEREF _heading=h.1ci93xb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5.16 Create the ability for user to Invite Friends</w:t>
            <w:tab/>
          </w:r>
          <w:r w:rsidDel="00000000" w:rsidR="00000000" w:rsidRPr="00000000">
            <w:fldChar w:fldCharType="begin"/>
            <w:instrText xml:space="preserve"> PAGEREF _heading=h.3whwml4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11</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5.17 Create the ability for users to view the following pages</w:t>
            <w:tab/>
          </w:r>
          <w:r w:rsidDel="00000000" w:rsidR="00000000" w:rsidRPr="00000000">
            <w:fldChar w:fldCharType="begin"/>
            <w:instrText xml:space="preserve"> PAGEREF _heading=h.2bn6wsx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11</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5.18 Provide users the ability to Share Events</w:t>
            <w:tab/>
          </w:r>
          <w:r w:rsidDel="00000000" w:rsidR="00000000" w:rsidRPr="00000000">
            <w:fldChar w:fldCharType="begin"/>
            <w:instrText xml:space="preserve"> PAGEREF _heading=h.qsh70q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11</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5.19 Provide users the ability to Blast Events</w:t>
            <w:tab/>
          </w:r>
          <w:r w:rsidDel="00000000" w:rsidR="00000000" w:rsidRPr="00000000">
            <w:fldChar w:fldCharType="begin"/>
            <w:instrText xml:space="preserve"> PAGEREF _heading=h.3as4poj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11</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5.20 Provide users the ability to Blast Pictures</w:t>
            <w:tab/>
          </w:r>
          <w:r w:rsidDel="00000000" w:rsidR="00000000" w:rsidRPr="00000000">
            <w:fldChar w:fldCharType="begin"/>
            <w:instrText xml:space="preserve"> PAGEREF _heading=h.1pxezwc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5.21 Create a Messaging platform</w:t>
            <w:tab/>
          </w:r>
          <w:r w:rsidDel="00000000" w:rsidR="00000000" w:rsidRPr="00000000">
            <w:fldChar w:fldCharType="begin"/>
            <w:instrText xml:space="preserve"> PAGEREF _heading=h.49x2ik5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12</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5.22 Create a Home Timeline</w:t>
            <w:tab/>
          </w:r>
          <w:r w:rsidDel="00000000" w:rsidR="00000000" w:rsidRPr="00000000">
            <w:fldChar w:fldCharType="begin"/>
            <w:instrText xml:space="preserve"> PAGEREF _heading=h.2p2csry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5.23 Create a Social Timeline:</w:t>
            <w:tab/>
          </w:r>
          <w:r w:rsidDel="00000000" w:rsidR="00000000" w:rsidRPr="00000000">
            <w:fldChar w:fldCharType="begin"/>
            <w:instrText xml:space="preserve"> PAGEREF _heading=h.147n2zr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13</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5.24 Provide the ability to Refund All [for paid events only]</w:t>
            <w:tab/>
          </w:r>
          <w:r w:rsidDel="00000000" w:rsidR="00000000" w:rsidRPr="00000000">
            <w:fldChar w:fldCharType="begin"/>
            <w:instrText xml:space="preserve"> PAGEREF _heading=h.3o7alnk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5.25 Create an Event Information Page</w:t>
            <w:tab/>
          </w:r>
          <w:r w:rsidDel="00000000" w:rsidR="00000000" w:rsidRPr="00000000">
            <w:fldChar w:fldCharType="begin"/>
            <w:instrText xml:space="preserve"> PAGEREF _heading=h.23ckvvd \h </w:instrText>
            <w:fldChar w:fldCharType="separate"/>
          </w:r>
          <w:r w:rsidDel="00000000" w:rsidR="00000000" w:rsidRPr="00000000">
            <w:rPr>
              <w:rFonts w:ascii="Cambria" w:cs="Cambria" w:eastAsia="Cambria" w:hAnsi="Cambria"/>
              <w:b w:val="0"/>
              <w:i w:val="0"/>
              <w:smallCaps w:val="1"/>
              <w:strike w:val="0"/>
              <w:color w:val="000000"/>
              <w:u w:val="none"/>
              <w:shd w:fill="auto" w:val="clear"/>
              <w:vertAlign w:val="baseline"/>
              <w:rtl w:val="0"/>
            </w:rPr>
            <w:t xml:space="preserve">13</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40" w:lineRule="auto"/>
            <w:ind w:left="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Appendix</w:t>
            <w:tab/>
          </w:r>
          <w:r w:rsidDel="00000000" w:rsidR="00000000" w:rsidRPr="00000000">
            <w:fldChar w:fldCharType="begin"/>
            <w:instrText xml:space="preserve"> PAGEREF _heading=h.ihv636 \h </w:instrText>
            <w:fldChar w:fldCharType="separate"/>
          </w:r>
          <w:r w:rsidDel="00000000" w:rsidR="00000000" w:rsidRPr="00000000">
            <w:rPr>
              <w:rFonts w:ascii="Cambria" w:cs="Cambria" w:eastAsia="Cambria" w:hAnsi="Cambria"/>
              <w:b w:val="1"/>
              <w:i w:val="0"/>
              <w:smallCaps w:val="1"/>
              <w:strike w:val="0"/>
              <w:color w:val="000000"/>
              <w:u w:val="none"/>
              <w:shd w:fill="auto" w:val="clear"/>
              <w:vertAlign w:val="baseline"/>
              <w:rtl w:val="0"/>
            </w:rPr>
            <w:t xml:space="preserve">15</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rPr>
              <w:b w:val="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rPr>
          <w:color w:val="000000"/>
          <w:sz w:val="24"/>
          <w:szCs w:val="24"/>
        </w:rPr>
      </w:pPr>
      <w:bookmarkStart w:colFirst="0" w:colLast="0" w:name="_heading=h.gjdgxs" w:id="0"/>
      <w:bookmarkEnd w:id="0"/>
      <w:r w:rsidDel="00000000" w:rsidR="00000000" w:rsidRPr="00000000">
        <w:rPr>
          <w:color w:val="000000"/>
          <w:sz w:val="24"/>
          <w:szCs w:val="24"/>
          <w:rtl w:val="0"/>
        </w:rPr>
        <w:t xml:space="preserve">1 Introduction</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519430</wp:posOffset>
            </wp:positionV>
            <wp:extent cx="1904365" cy="2559685"/>
            <wp:effectExtent b="0" l="0" r="0" t="0"/>
            <wp:wrapSquare wrapText="bothSides" distB="0" distT="0" distL="114300" distR="114300"/>
            <wp:docPr id="15" name="image4.png"/>
            <a:graphic>
              <a:graphicData uri="http://schemas.openxmlformats.org/drawingml/2006/picture">
                <pic:pic>
                  <pic:nvPicPr>
                    <pic:cNvPr id="0" name="image4.png"/>
                    <pic:cNvPicPr preferRelativeResize="0"/>
                  </pic:nvPicPr>
                  <pic:blipFill>
                    <a:blip r:embed="rId7"/>
                    <a:srcRect b="0" l="22980" r="19586" t="1305"/>
                    <a:stretch>
                      <a:fillRect/>
                    </a:stretch>
                  </pic:blipFill>
                  <pic:spPr>
                    <a:xfrm>
                      <a:off x="0" y="0"/>
                      <a:ext cx="1904365" cy="2559685"/>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widowControl w:val="0"/>
        <w:spacing w:after="240" w:lineRule="auto"/>
        <w:rPr/>
      </w:pPr>
      <w:r w:rsidDel="00000000" w:rsidR="00000000" w:rsidRPr="00000000">
        <w:rPr>
          <w:rtl w:val="0"/>
        </w:rPr>
        <w:t xml:space="preserve">The SoshaLife mission is to provide an unrivaled tool for users to create and manage events SoshaLife provides a social media platform for users to stay current on social events around them or different locations on a local, national, and international scale. SoshaLife will be an event hub for all things social, providing a seamless interaction between social event hosts and socialites. SoshaLife will strive to pioneer a new social network, providing exposure to stadiums, arenas, and events nationally. SoshaLife offers the first multi-media and unconventional public relations hub with an unbiased, non-definitive platform.</w:t>
      </w:r>
    </w:p>
    <w:p w:rsidR="00000000" w:rsidDel="00000000" w:rsidP="00000000" w:rsidRDefault="00000000" w:rsidRPr="00000000" w14:paraId="00000059">
      <w:pPr>
        <w:pStyle w:val="Heading1"/>
        <w:rPr>
          <w:color w:val="000000"/>
          <w:sz w:val="24"/>
          <w:szCs w:val="24"/>
        </w:rPr>
      </w:pPr>
      <w:bookmarkStart w:colFirst="0" w:colLast="0" w:name="_heading=h.30j0zll" w:id="1"/>
      <w:bookmarkEnd w:id="1"/>
      <w:r w:rsidDel="00000000" w:rsidR="00000000" w:rsidRPr="00000000">
        <w:rPr>
          <w:color w:val="000000"/>
          <w:sz w:val="24"/>
          <w:szCs w:val="24"/>
          <w:rtl w:val="0"/>
        </w:rPr>
        <w:t xml:space="preserve">2 Scope</w:t>
      </w:r>
    </w:p>
    <w:p w:rsidR="00000000" w:rsidDel="00000000" w:rsidP="00000000" w:rsidRDefault="00000000" w:rsidRPr="00000000" w14:paraId="0000005A">
      <w:pPr>
        <w:rPr>
          <w:b w:val="1"/>
          <w:i w:val="1"/>
        </w:rPr>
      </w:pPr>
      <w:r w:rsidDel="00000000" w:rsidR="00000000" w:rsidRPr="00000000">
        <w:rPr>
          <w:i w:val="1"/>
          <w:rtl w:val="0"/>
        </w:rPr>
        <w:t xml:space="preserve">This section must define the scope of the system and software solution. State what is to be included in the requirements specification, including but not limited to: processes, functions, features, interfaces, and conversion. </w:t>
      </w:r>
      <w:r w:rsidDel="00000000" w:rsidR="00000000" w:rsidRPr="00000000">
        <w:rPr>
          <w:rtl w:val="0"/>
        </w:rPr>
      </w:r>
    </w:p>
    <w:p w:rsidR="00000000" w:rsidDel="00000000" w:rsidP="00000000" w:rsidRDefault="00000000" w:rsidRPr="00000000" w14:paraId="000000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5C">
      <w:pPr>
        <w:pStyle w:val="Heading1"/>
        <w:rPr>
          <w:color w:val="000000"/>
          <w:sz w:val="24"/>
          <w:szCs w:val="24"/>
        </w:rPr>
      </w:pPr>
      <w:bookmarkStart w:colFirst="0" w:colLast="0" w:name="_heading=h.1fob9te" w:id="2"/>
      <w:bookmarkEnd w:id="2"/>
      <w:r w:rsidDel="00000000" w:rsidR="00000000" w:rsidRPr="00000000">
        <w:rPr>
          <w:color w:val="000000"/>
          <w:sz w:val="24"/>
          <w:szCs w:val="24"/>
          <w:rtl w:val="0"/>
        </w:rPr>
        <w:t xml:space="preserve">3 References</w:t>
      </w:r>
    </w:p>
    <w:p w:rsidR="00000000" w:rsidDel="00000000" w:rsidP="00000000" w:rsidRDefault="00000000" w:rsidRPr="00000000" w14:paraId="0000005D">
      <w:pPr>
        <w:rPr>
          <w:b w:val="1"/>
          <w:i w:val="1"/>
        </w:rPr>
      </w:pPr>
      <w:r w:rsidDel="00000000" w:rsidR="00000000" w:rsidRPr="00000000">
        <w:rPr>
          <w:i w:val="1"/>
          <w:rtl w:val="0"/>
        </w:rPr>
        <w:t xml:space="preserve">SOSHA LIFE OFFICIAL WEBSITE- </w:t>
      </w:r>
      <w:hyperlink r:id="rId8">
        <w:r w:rsidDel="00000000" w:rsidR="00000000" w:rsidRPr="00000000">
          <w:rPr>
            <w:i w:val="1"/>
            <w:color w:val="0000ff"/>
            <w:u w:val="single"/>
            <w:rtl w:val="0"/>
          </w:rPr>
          <w:t xml:space="preserve">http://soshalife.com</w:t>
        </w:r>
      </w:hyperlink>
      <w:r w:rsidDel="00000000" w:rsidR="00000000" w:rsidRPr="00000000">
        <w:rPr>
          <w:rtl w:val="0"/>
        </w:rPr>
      </w:r>
    </w:p>
    <w:p w:rsidR="00000000" w:rsidDel="00000000" w:rsidP="00000000" w:rsidRDefault="00000000" w:rsidRPr="00000000" w14:paraId="0000005E">
      <w:pPr>
        <w:pStyle w:val="Heading1"/>
        <w:rPr>
          <w:color w:val="000000"/>
          <w:sz w:val="24"/>
          <w:szCs w:val="24"/>
        </w:rPr>
      </w:pPr>
      <w:bookmarkStart w:colFirst="0" w:colLast="0" w:name="_heading=h.3znysh7" w:id="3"/>
      <w:bookmarkEnd w:id="3"/>
      <w:r w:rsidDel="00000000" w:rsidR="00000000" w:rsidRPr="00000000">
        <w:rPr>
          <w:color w:val="000000"/>
          <w:sz w:val="24"/>
          <w:szCs w:val="24"/>
          <w:rtl w:val="0"/>
        </w:rPr>
        <w:t xml:space="preserve">4 Overall Description / Business Requirements</w:t>
      </w:r>
    </w:p>
    <w:p w:rsidR="00000000" w:rsidDel="00000000" w:rsidP="00000000" w:rsidRDefault="00000000" w:rsidRPr="00000000" w14:paraId="0000005F">
      <w:pPr>
        <w:rPr/>
      </w:pPr>
      <w:r w:rsidDel="00000000" w:rsidR="00000000" w:rsidRPr="00000000">
        <w:rPr>
          <w:rtl w:val="0"/>
        </w:rPr>
        <w:t xml:space="preserve">This section describes the general factors that affect the product and it’s requirements. This section does not state specific line item requirements. Instead, it provides background for those requirements that are defined in greater detail in section 3 and makes them easier to understand. </w:t>
      </w:r>
    </w:p>
    <w:p w:rsidR="00000000" w:rsidDel="00000000" w:rsidP="00000000" w:rsidRDefault="00000000" w:rsidRPr="00000000" w14:paraId="00000060">
      <w:pPr>
        <w:pStyle w:val="Heading2"/>
        <w:rPr>
          <w:color w:val="000000"/>
          <w:sz w:val="24"/>
          <w:szCs w:val="24"/>
        </w:rPr>
      </w:pPr>
      <w:bookmarkStart w:colFirst="0" w:colLast="0" w:name="_heading=h.2et92p0" w:id="4"/>
      <w:bookmarkEnd w:id="4"/>
      <w:r w:rsidDel="00000000" w:rsidR="00000000" w:rsidRPr="00000000">
        <w:rPr>
          <w:color w:val="000000"/>
          <w:sz w:val="24"/>
          <w:szCs w:val="24"/>
          <w:rtl w:val="0"/>
        </w:rPr>
        <w:t xml:space="preserve">4.1 Business Narrative</w:t>
      </w:r>
    </w:p>
    <w:p w:rsidR="00000000" w:rsidDel="00000000" w:rsidP="00000000" w:rsidRDefault="00000000" w:rsidRPr="00000000" w14:paraId="0000006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SOSHALIFE is an innovative event management and ticket vending mobile application (app) and social networking platform under the name SoshaLife. Currently, there is nothing comparable to this concept on the market, despite the over 2.4 billion worldwide social network accounts and estimated 45 billion mobile applications expected to be downloaded this year. With over 270 million cell phone subscribers in the United States and events happening on the local level in every city daily, the potential to captivate a significant share of an underserved market has presented itself. </w:t>
      </w:r>
    </w:p>
    <w:p w:rsidR="00000000" w:rsidDel="00000000" w:rsidP="00000000" w:rsidRDefault="00000000" w:rsidRPr="00000000" w14:paraId="000000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SoshaLife LLC or ‘the Company’ will combine the convenience of Facebook Events timelines (application allows users to create events) with the expediency of ticket vendors such as Ticketmaster (150 million tickets sold 2013). The SoshaLife mobile app will be available for download from Android (Google Play) and Apple (iTunes) stores to provide an unrivaled tool for users to create and manage events SoshaLife provides a social media platform for users to stay current on social events around them or different locations on a local, national, and international scale. </w:t>
      </w:r>
    </w:p>
    <w:p w:rsidR="00000000" w:rsidDel="00000000" w:rsidP="00000000" w:rsidRDefault="00000000" w:rsidRPr="00000000" w14:paraId="000000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SoshaLife will be an event hub for all things social, providing a seamless interaction between social event hosts and socialites. SoshaLife drives exposure, attendance, and ticket sales to new levels with event promotions, management, and social calendars. With an influx of capital, SoshaLife LLC will look to ramp up exposure in the first 90 days to over 100,000 downloads per month.</w:t>
      </w:r>
    </w:p>
    <w:p w:rsidR="00000000" w:rsidDel="00000000" w:rsidP="00000000" w:rsidRDefault="00000000" w:rsidRPr="00000000" w14:paraId="000000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SoshaLife offers the first multi-media and unconventional PR/media hub with an unbiased, non-definitive platform. The content highlights dynamic directories and listings that embrace entertainment, activities, sports, music, and lifestyle on local levels.</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SoshaLife areas of specialty include event public relations and publicity, social media strategies, presence and design, event image branding, strategic planning, insight management, digital platform development, event management and production, cross marketing partnerships, as well as community relations program development. </w:t>
      </w:r>
    </w:p>
    <w:p w:rsidR="00000000" w:rsidDel="00000000" w:rsidP="00000000" w:rsidRDefault="00000000" w:rsidRPr="00000000" w14:paraId="000000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SoshaLife users geographic searches by GPS with captions and attach them with promoters and users. With this social network, SoshaLife looks to make a niche to filter out users’ established social circles. SoshaLife also gives visitors and viewers the capabilities to keep up with local events that occur at any moment. </w:t>
      </w:r>
    </w:p>
    <w:p w:rsidR="00000000" w:rsidDel="00000000" w:rsidP="00000000" w:rsidRDefault="00000000" w:rsidRPr="00000000" w14:paraId="000000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6E">
      <w:pPr>
        <w:pStyle w:val="Heading2"/>
        <w:rPr>
          <w:color w:val="000000"/>
          <w:sz w:val="24"/>
          <w:szCs w:val="24"/>
        </w:rPr>
      </w:pPr>
      <w:bookmarkStart w:colFirst="0" w:colLast="0" w:name="_heading=h.tyjcwt" w:id="5"/>
      <w:bookmarkEnd w:id="5"/>
      <w:r w:rsidDel="00000000" w:rsidR="00000000" w:rsidRPr="00000000">
        <w:rPr>
          <w:color w:val="000000"/>
          <w:sz w:val="24"/>
          <w:szCs w:val="24"/>
          <w:rtl w:val="0"/>
        </w:rPr>
        <w:t xml:space="preserve">4.2 Assumptions and Dependencies</w:t>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0">
      <w:pPr>
        <w:widowControl w:val="0"/>
        <w:rPr/>
      </w:pPr>
      <w:r w:rsidDel="00000000" w:rsidR="00000000" w:rsidRPr="00000000">
        <w:rPr>
          <w:rtl w:val="0"/>
        </w:rPr>
        <w:t xml:space="preserve">1.  User has downloaded SoshaLife on an IOS or android mobile device.</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t xml:space="preserve">2. User has data service</w:t>
      </w: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tl w:val="0"/>
        </w:rPr>
        <w:t xml:space="preserve">Please visit Android Play store or Apple Store on mobile device.</w:t>
      </w:r>
    </w:p>
    <w:p w:rsidR="00000000" w:rsidDel="00000000" w:rsidP="00000000" w:rsidRDefault="00000000" w:rsidRPr="00000000" w14:paraId="00000074">
      <w:pPr>
        <w:widowControl w:val="0"/>
        <w:rPr/>
      </w:pPr>
      <w:r w:rsidDel="00000000" w:rsidR="00000000" w:rsidRPr="00000000">
        <w:rPr>
          <w:rtl w:val="0"/>
        </w:rPr>
        <w:t xml:space="preserve">Search and download “SoshaLife”.</w:t>
      </w:r>
    </w:p>
    <w:p w:rsidR="00000000" w:rsidDel="00000000" w:rsidP="00000000" w:rsidRDefault="00000000" w:rsidRPr="00000000" w14:paraId="00000075">
      <w:pPr>
        <w:widowControl w:val="0"/>
        <w:rPr/>
      </w:pPr>
      <w:r w:rsidDel="00000000" w:rsidR="00000000" w:rsidRPr="00000000">
        <w:rPr>
          <w:rtl w:val="0"/>
        </w:rPr>
        <w:t xml:space="preserve">Install application and then register. </w:t>
      </w:r>
    </w:p>
    <w:p w:rsidR="00000000" w:rsidDel="00000000" w:rsidP="00000000" w:rsidRDefault="00000000" w:rsidRPr="00000000" w14:paraId="000000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i w:val="1"/>
        </w:rPr>
      </w:pPr>
      <w:r w:rsidDel="00000000" w:rsidR="00000000" w:rsidRPr="00000000">
        <w:rPr>
          <w:rtl w:val="0"/>
        </w:rPr>
      </w:r>
    </w:p>
    <w:p w:rsidR="00000000" w:rsidDel="00000000" w:rsidP="00000000" w:rsidRDefault="00000000" w:rsidRPr="00000000" w14:paraId="0000007D">
      <w:pPr>
        <w:pStyle w:val="Heading1"/>
        <w:rPr>
          <w:color w:val="000000"/>
          <w:sz w:val="24"/>
          <w:szCs w:val="24"/>
        </w:rPr>
      </w:pPr>
      <w:bookmarkStart w:colFirst="0" w:colLast="0" w:name="_heading=h.3dy6vkm" w:id="6"/>
      <w:bookmarkEnd w:id="6"/>
      <w:r w:rsidDel="00000000" w:rsidR="00000000" w:rsidRPr="00000000">
        <w:rPr>
          <w:color w:val="000000"/>
          <w:sz w:val="24"/>
          <w:szCs w:val="24"/>
          <w:rtl w:val="0"/>
        </w:rPr>
        <w:t xml:space="preserve">5 Functional Requirements</w:t>
      </w:r>
    </w:p>
    <w:p w:rsidR="00000000" w:rsidDel="00000000" w:rsidP="00000000" w:rsidRDefault="00000000" w:rsidRPr="00000000" w14:paraId="0000007E">
      <w:pPr>
        <w:pStyle w:val="Heading2"/>
        <w:rPr>
          <w:color w:val="000000"/>
          <w:sz w:val="24"/>
          <w:szCs w:val="24"/>
          <w:u w:val="single"/>
        </w:rPr>
      </w:pPr>
      <w:bookmarkStart w:colFirst="0" w:colLast="0" w:name="_heading=h.1t3h5sf" w:id="7"/>
      <w:bookmarkEnd w:id="7"/>
      <w:r w:rsidDel="00000000" w:rsidR="00000000" w:rsidRPr="00000000">
        <w:rPr>
          <w:color w:val="000000"/>
          <w:sz w:val="24"/>
          <w:szCs w:val="24"/>
          <w:u w:val="single"/>
          <w:rtl w:val="0"/>
        </w:rPr>
        <w:t xml:space="preserve">Requirement Outline</w:t>
      </w:r>
    </w:p>
    <w:p w:rsidR="00000000" w:rsidDel="00000000" w:rsidP="00000000" w:rsidRDefault="00000000" w:rsidRPr="00000000" w14:paraId="0000007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Sign up</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Any mobile user can register and sign-up for access to SoshaLife mobile application </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Sign in</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SoshaLife users are able to sign-in with their valid username and passwords only</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Create event</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easily create an event of any kind with just a few clicks. Add a promo video via YouTube link, or just a banner image. When creating an event, Users have the option to make it either public or private. Users have the option to also tag on a friend or more as a co-promoter.</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Paid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setup payment options, if they decide to sell tickets for their event.</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Public</w:t>
      </w:r>
    </w:p>
    <w:p w:rsidR="00000000" w:rsidDel="00000000" w:rsidP="00000000" w:rsidRDefault="00000000" w:rsidRPr="00000000" w14:paraId="00000084">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Private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event is private, users will have to tag the users you want to see your event.</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Free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attend this type of events at no cost. </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Public</w:t>
      </w:r>
    </w:p>
    <w:p w:rsidR="00000000" w:rsidDel="00000000" w:rsidP="00000000" w:rsidRDefault="00000000" w:rsidRPr="00000000" w14:paraId="0000008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Private</w:t>
      </w:r>
    </w:p>
    <w:p w:rsidR="00000000" w:rsidDel="00000000" w:rsidP="00000000" w:rsidRDefault="00000000" w:rsidRPr="00000000" w14:paraId="000000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6in1rg">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Manage Event</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creators have the ability to modify and management events.</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lnxbz9">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RSVP</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have the ability to RSVP events via SoshaLife mobile application</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Paid </w:t>
      </w:r>
    </w:p>
    <w:p w:rsidR="00000000" w:rsidDel="00000000" w:rsidP="00000000" w:rsidRDefault="00000000" w:rsidRPr="00000000" w14:paraId="0000008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Free</w:t>
      </w:r>
    </w:p>
    <w:p w:rsidR="00000000" w:rsidDel="00000000" w:rsidP="00000000" w:rsidRDefault="00000000" w:rsidRPr="00000000" w14:paraId="0000008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Add Task</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an event is created, a user can assign a task or title to a co-promoter.</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Manage Task</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will be able to manage tasks (assign, update or complete).</w:t>
      </w:r>
    </w:p>
    <w:p w:rsidR="00000000" w:rsidDel="00000000" w:rsidP="00000000" w:rsidRDefault="00000000" w:rsidRPr="00000000" w14:paraId="0000008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44sinio">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User Profile</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view any Sosha users profile, request to follow them, see what events they are watching, attending or events that they have created. Users can also send users private messages (ie. if you have question about their event).</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Manage User Profile</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modify and updates their personal user profiles </w:t>
      </w:r>
    </w:p>
    <w:p w:rsidR="00000000" w:rsidDel="00000000" w:rsidP="00000000" w:rsidRDefault="00000000" w:rsidRPr="00000000" w14:paraId="0000009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z337ya">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Notification</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an event is created, all user’s followers get a notification that a new event has been created or a previous event has been modified.</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MySoshaLife</w:t>
        </w:r>
      </w:hyperlink>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timeline that displays all the pictures posted in any event gallery by users that are followed by the current user.  When a user posts pictures on an event gallery.  All groups of pictures are displayed in the order it was added.</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1y810tw">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Gallery</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Add Picture</w:t>
      </w:r>
    </w:p>
    <w:p w:rsidR="00000000" w:rsidDel="00000000" w:rsidP="00000000" w:rsidRDefault="00000000" w:rsidRPr="00000000" w14:paraId="0000009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Add Video</w:t>
      </w:r>
    </w:p>
    <w:p w:rsidR="00000000" w:rsidDel="00000000" w:rsidP="00000000" w:rsidRDefault="00000000" w:rsidRPr="00000000" w14:paraId="0000009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Submit Video</w:t>
      </w:r>
    </w:p>
    <w:p w:rsidR="00000000" w:rsidDel="00000000" w:rsidP="00000000" w:rsidRDefault="00000000" w:rsidRPr="00000000" w14:paraId="0000009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Compile Video</w:t>
      </w:r>
    </w:p>
    <w:p w:rsidR="00000000" w:rsidDel="00000000" w:rsidP="00000000" w:rsidRDefault="00000000" w:rsidRPr="00000000" w14:paraId="0000009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View Picture</w:t>
      </w:r>
    </w:p>
    <w:p w:rsidR="00000000" w:rsidDel="00000000" w:rsidP="00000000" w:rsidRDefault="00000000" w:rsidRPr="00000000" w14:paraId="0000009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View Picture</w:t>
      </w:r>
    </w:p>
    <w:p w:rsidR="00000000" w:rsidDel="00000000" w:rsidP="00000000" w:rsidRDefault="00000000" w:rsidRPr="00000000" w14:paraId="0000009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Stats</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are can view event statistics</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Contact Us</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send messages to SoshaLife support team</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3whwml4">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Invite Friends</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invite friends to SoshaLife</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View Privacy</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view the SoshaLife privacy settings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View Terms of Use</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view the SoshaLife Term of Use settings</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View Purchase and Payment Terms</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view the SoshaLife Purchase and Payment terms </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qsh70q">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Share Events</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share events to non-SoshaLife users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Facebook</w:t>
      </w:r>
    </w:p>
    <w:p w:rsidR="00000000" w:rsidDel="00000000" w:rsidP="00000000" w:rsidRDefault="00000000" w:rsidRPr="00000000" w14:paraId="000000A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Twitter</w:t>
      </w:r>
    </w:p>
    <w:p w:rsidR="00000000" w:rsidDel="00000000" w:rsidP="00000000" w:rsidRDefault="00000000" w:rsidRPr="00000000" w14:paraId="000000A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View Standard Page Terms</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view the SoshaLife Standard Page Terms.</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Blast Event</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blast/share events on their timelines </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Blast Picture</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blast/share pictures on their timelines</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49x2ik5">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Messaging</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send and receive messages via SoshaLife</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Home Timeline</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Home timeline is the default landing spot when SoshaLife is launched.  It displays all events on SoshaLife in the order it was created.  It can be sorted just like the social timeline.</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147n2zr">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Social Timeline</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 users follow a few friends, your timeline will be populated with their events. You can follow as many users as you want. The more users you follow, the more events you will see.</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Events are listed by proximity to where you are via GPS. You can also sort events by time, in the upper left corner of your app.</w:t>
      </w:r>
    </w:p>
    <w:p w:rsidR="00000000" w:rsidDel="00000000" w:rsidP="00000000" w:rsidRDefault="00000000" w:rsidRPr="00000000" w14:paraId="000000A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Refund Individual Payment</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creators can refund payments to individual paid event goers.</w:t>
      </w:r>
    </w:p>
    <w:p w:rsidR="00000000" w:rsidDel="00000000" w:rsidP="00000000" w:rsidRDefault="00000000" w:rsidRPr="00000000" w14:paraId="000000A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ff"/>
            <w:u w:val="single"/>
            <w:shd w:fill="auto" w:val="clear"/>
            <w:vertAlign w:val="baseline"/>
            <w:rtl w:val="0"/>
          </w:rPr>
          <w:t xml:space="preserve">Refund All</w:t>
        </w:r>
      </w:hyperlink>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creators can refund all paid event goers.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color w:val="000000"/>
          <w:sz w:val="24"/>
          <w:szCs w:val="24"/>
          <w:u w:val="single"/>
        </w:rPr>
      </w:pPr>
      <w:bookmarkStart w:colFirst="0" w:colLast="0" w:name="_heading=h.4d34og8" w:id="8"/>
      <w:bookmarkEnd w:id="8"/>
      <w:r w:rsidDel="00000000" w:rsidR="00000000" w:rsidRPr="00000000">
        <w:rPr>
          <w:color w:val="000000"/>
          <w:sz w:val="24"/>
          <w:szCs w:val="24"/>
          <w:u w:val="single"/>
          <w:rtl w:val="0"/>
        </w:rPr>
        <w:t xml:space="preserve">Specific Functional Requirements </w:t>
      </w:r>
    </w:p>
    <w:p w:rsidR="00000000" w:rsidDel="00000000" w:rsidP="00000000" w:rsidRDefault="00000000" w:rsidRPr="00000000" w14:paraId="000000AD">
      <w:pPr>
        <w:rPr/>
      </w:pPr>
      <w:r w:rsidDel="00000000" w:rsidR="00000000" w:rsidRPr="00000000">
        <w:rPr>
          <w:rtl w:val="0"/>
        </w:rPr>
        <w:t xml:space="preserve">This section contains all of the software requirements at a level of detail sufficient to enable designers to design a system to satisfy those requirements and testers to test that the system satisfies those requirements. The functional requirements describe the possible effects of a software system, in other words, WHAT the system must accomplish. </w:t>
      </w:r>
    </w:p>
    <w:p w:rsidR="00000000" w:rsidDel="00000000" w:rsidP="00000000" w:rsidRDefault="00000000" w:rsidRPr="00000000" w14:paraId="000000AE">
      <w:pPr>
        <w:pStyle w:val="Heading2"/>
        <w:rPr>
          <w:color w:val="000000"/>
          <w:sz w:val="24"/>
          <w:szCs w:val="24"/>
        </w:rPr>
      </w:pPr>
      <w:bookmarkStart w:colFirst="0" w:colLast="0" w:name="_heading=h.2s8eyo1" w:id="9"/>
      <w:bookmarkEnd w:id="9"/>
      <w:r w:rsidDel="00000000" w:rsidR="00000000" w:rsidRPr="00000000">
        <w:rPr>
          <w:color w:val="000000"/>
          <w:sz w:val="24"/>
          <w:szCs w:val="24"/>
          <w:rtl w:val="0"/>
        </w:rPr>
        <w:t xml:space="preserve">5.1 Create ability for user to sign up </w:t>
      </w:r>
      <w:r w:rsidDel="00000000" w:rsidR="00000000" w:rsidRPr="00000000">
        <w:drawing>
          <wp:anchor allowOverlap="1" behindDoc="0" distB="0" distT="0" distL="114300" distR="114300" hidden="0" layoutInCell="1" locked="0" relativeHeight="0" simplePos="0">
            <wp:simplePos x="0" y="0"/>
            <wp:positionH relativeFrom="column">
              <wp:posOffset>2628900</wp:posOffset>
            </wp:positionH>
            <wp:positionV relativeFrom="paragraph">
              <wp:posOffset>234950</wp:posOffset>
            </wp:positionV>
            <wp:extent cx="2857500" cy="2286000"/>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57500" cy="2286000"/>
                    </a:xfrm>
                    <a:prstGeom prst="rect"/>
                    <a:ln/>
                  </pic:spPr>
                </pic:pic>
              </a:graphicData>
            </a:graphic>
          </wp:anchor>
        </w:drawing>
      </w:r>
    </w:p>
    <w:p w:rsidR="00000000" w:rsidDel="00000000" w:rsidP="00000000" w:rsidRDefault="00000000" w:rsidRPr="00000000" w14:paraId="000000AF">
      <w:pPr>
        <w:ind w:left="360" w:firstLine="0"/>
        <w:rPr/>
      </w:pPr>
      <w:r w:rsidDel="00000000" w:rsidR="00000000" w:rsidRPr="00000000">
        <w:rPr>
          <w:rtl w:val="0"/>
        </w:rPr>
        <w:t xml:space="preserve">User must be able to create an account. </w:t>
      </w:r>
    </w:p>
    <w:p w:rsidR="00000000" w:rsidDel="00000000" w:rsidP="00000000" w:rsidRDefault="00000000" w:rsidRPr="00000000" w14:paraId="000000B0">
      <w:pPr>
        <w:ind w:left="360" w:firstLine="0"/>
        <w:rPr>
          <w:i w:val="1"/>
        </w:rPr>
      </w:pPr>
      <w:r w:rsidDel="00000000" w:rsidR="00000000" w:rsidRPr="00000000">
        <w:rPr>
          <w:rtl w:val="0"/>
        </w:rPr>
      </w:r>
    </w:p>
    <w:p w:rsidR="00000000" w:rsidDel="00000000" w:rsidP="00000000" w:rsidRDefault="00000000" w:rsidRPr="00000000" w14:paraId="000000B1">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0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Username can’t be more than 20 characters and less than 3 characters</w:t>
      </w:r>
    </w:p>
    <w:p w:rsidR="00000000" w:rsidDel="00000000" w:rsidP="00000000" w:rsidRDefault="00000000" w:rsidRPr="00000000" w14:paraId="000000B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Username can’t contain special characters</w:t>
      </w:r>
    </w:p>
    <w:p w:rsidR="00000000" w:rsidDel="00000000" w:rsidP="00000000" w:rsidRDefault="00000000" w:rsidRPr="00000000" w14:paraId="000000B4">
      <w:pPr>
        <w:pStyle w:val="Heading2"/>
        <w:rPr>
          <w:color w:val="000000"/>
          <w:sz w:val="24"/>
          <w:szCs w:val="24"/>
        </w:rPr>
      </w:pPr>
      <w:bookmarkStart w:colFirst="0" w:colLast="0" w:name="_heading=h.17dp8vu" w:id="10"/>
      <w:bookmarkEnd w:id="10"/>
      <w:r w:rsidDel="00000000" w:rsidR="00000000" w:rsidRPr="00000000">
        <w:rPr>
          <w:color w:val="000000"/>
          <w:sz w:val="24"/>
          <w:szCs w:val="24"/>
          <w:rtl w:val="0"/>
        </w:rPr>
        <w:t xml:space="preserve">5.2 Create ability for user to sign in</w:t>
      </w:r>
    </w:p>
    <w:p w:rsidR="00000000" w:rsidDel="00000000" w:rsidP="00000000" w:rsidRDefault="00000000" w:rsidRPr="00000000" w14:paraId="000000B5">
      <w:pPr>
        <w:ind w:left="360" w:firstLine="0"/>
        <w:rPr/>
      </w:pPr>
      <w:r w:rsidDel="00000000" w:rsidR="00000000" w:rsidRPr="00000000">
        <w:rPr>
          <w:rtl w:val="0"/>
        </w:rPr>
        <w:t xml:space="preserve">User must be able to log into account with a valid username and password</w:t>
      </w:r>
    </w:p>
    <w:p w:rsidR="00000000" w:rsidDel="00000000" w:rsidP="00000000" w:rsidRDefault="00000000" w:rsidRPr="00000000" w14:paraId="000000B6">
      <w:pPr>
        <w:ind w:left="360" w:firstLine="0"/>
        <w:rPr/>
      </w:pPr>
      <w:r w:rsidDel="00000000" w:rsidR="00000000" w:rsidRPr="00000000">
        <w:rPr>
          <w:rtl w:val="0"/>
        </w:rPr>
      </w:r>
    </w:p>
    <w:p w:rsidR="00000000" w:rsidDel="00000000" w:rsidP="00000000" w:rsidRDefault="00000000" w:rsidRPr="00000000" w14:paraId="000000B7">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0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Negative testing  (invalid username, invalid password)</w:t>
      </w:r>
    </w:p>
    <w:p w:rsidR="00000000" w:rsidDel="00000000" w:rsidP="00000000" w:rsidRDefault="00000000" w:rsidRPr="00000000" w14:paraId="000000B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Log in with valid username and password</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color w:val="000000"/>
          <w:sz w:val="24"/>
          <w:szCs w:val="24"/>
        </w:rPr>
      </w:pPr>
      <w:bookmarkStart w:colFirst="0" w:colLast="0" w:name="_heading=h.3rdcrjn" w:id="11"/>
      <w:bookmarkEnd w:id="11"/>
      <w:r w:rsidDel="00000000" w:rsidR="00000000" w:rsidRPr="00000000">
        <w:rPr>
          <w:color w:val="000000"/>
          <w:sz w:val="24"/>
          <w:szCs w:val="24"/>
          <w:rtl w:val="0"/>
        </w:rPr>
        <w:t xml:space="preserve">5.3 Provide the ability for a user to create an event</w:t>
      </w:r>
    </w:p>
    <w:p w:rsidR="00000000" w:rsidDel="00000000" w:rsidP="00000000" w:rsidRDefault="00000000" w:rsidRPr="00000000" w14:paraId="000000BD">
      <w:pPr>
        <w:ind w:left="360" w:firstLine="0"/>
        <w:rPr/>
      </w:pPr>
      <w:r w:rsidDel="00000000" w:rsidR="00000000" w:rsidRPr="00000000">
        <w:rPr>
          <w:rtl w:val="0"/>
        </w:rPr>
        <w:t xml:space="preserve">User must be able to create either a free or paid event, and it can be either public or private.</w:t>
      </w:r>
    </w:p>
    <w:p w:rsidR="00000000" w:rsidDel="00000000" w:rsidP="00000000" w:rsidRDefault="00000000" w:rsidRPr="00000000" w14:paraId="000000BE">
      <w:pPr>
        <w:ind w:left="360" w:firstLine="0"/>
        <w:rPr/>
      </w:pPr>
      <w:r w:rsidDel="00000000" w:rsidR="00000000" w:rsidRPr="00000000">
        <w:rPr>
          <w:rtl w:val="0"/>
        </w:rPr>
      </w:r>
    </w:p>
    <w:p w:rsidR="00000000" w:rsidDel="00000000" w:rsidP="00000000" w:rsidRDefault="00000000" w:rsidRPr="00000000" w14:paraId="000000BF">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0C0">
      <w:pPr>
        <w:ind w:firstLine="360"/>
        <w:rPr>
          <w:i w:val="1"/>
        </w:rPr>
      </w:pPr>
      <w:r w:rsidDel="00000000" w:rsidR="00000000" w:rsidRPr="00000000">
        <w:rPr>
          <w:rtl w:val="0"/>
        </w:rPr>
        <w:t xml:space="preserve">The following fields will be required to create an even</w:t>
      </w:r>
      <w:r w:rsidDel="00000000" w:rsidR="00000000" w:rsidRPr="00000000">
        <w:rPr>
          <w:i w:val="1"/>
          <w:rtl w:val="0"/>
        </w:rPr>
        <w:t xml:space="preserve">t</w:t>
      </w:r>
      <w:r w:rsidDel="00000000" w:rsidR="00000000" w:rsidRPr="00000000">
        <w:drawing>
          <wp:anchor allowOverlap="1" behindDoc="0" distB="0" distT="0" distL="114300" distR="114300" hidden="0" layoutInCell="1" locked="0" relativeHeight="0" simplePos="0">
            <wp:simplePos x="0" y="0"/>
            <wp:positionH relativeFrom="column">
              <wp:posOffset>2971800</wp:posOffset>
            </wp:positionH>
            <wp:positionV relativeFrom="paragraph">
              <wp:posOffset>165100</wp:posOffset>
            </wp:positionV>
            <wp:extent cx="2514600" cy="1463675"/>
            <wp:effectExtent b="0" l="0" r="0" t="0"/>
            <wp:wrapSquare wrapText="bothSides" distB="0" distT="0" distL="114300" distR="11430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14600" cy="1463675"/>
                    </a:xfrm>
                    <a:prstGeom prst="rect"/>
                    <a:ln/>
                  </pic:spPr>
                </pic:pic>
              </a:graphicData>
            </a:graphic>
          </wp:anchor>
        </w:drawing>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Name</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Date and Time</w:t>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Location Address</w:t>
      </w:r>
    </w:p>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Time zone</w:t>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type</w:t>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picture</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Description</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Ticket Name</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Available Tickets</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Ticket Prices</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The Following fields are optional while creating an event</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Name of Location</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YouTube video link</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Co-promoter</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pStyle w:val="Heading2"/>
        <w:rPr>
          <w:color w:val="000000"/>
          <w:sz w:val="24"/>
          <w:szCs w:val="24"/>
        </w:rPr>
      </w:pPr>
      <w:bookmarkStart w:colFirst="0" w:colLast="0" w:name="_heading=h.26in1rg" w:id="12"/>
      <w:bookmarkEnd w:id="12"/>
      <w:r w:rsidDel="00000000" w:rsidR="00000000" w:rsidRPr="00000000">
        <w:rPr>
          <w:color w:val="000000"/>
          <w:sz w:val="24"/>
          <w:szCs w:val="24"/>
          <w:rtl w:val="0"/>
        </w:rPr>
        <w:t xml:space="preserve">5.4 Provide the ability for a user to manage event</w:t>
      </w:r>
    </w:p>
    <w:p w:rsidR="00000000" w:rsidDel="00000000" w:rsidP="00000000" w:rsidRDefault="00000000" w:rsidRPr="00000000" w14:paraId="000000D2">
      <w:pPr>
        <w:ind w:left="360" w:firstLine="0"/>
        <w:rPr/>
      </w:pPr>
      <w:r w:rsidDel="00000000" w:rsidR="00000000" w:rsidRPr="00000000">
        <w:rPr>
          <w:rtl w:val="0"/>
        </w:rPr>
        <w:t xml:space="preserve">User must be able to manage an event they created and is still active. </w:t>
      </w:r>
    </w:p>
    <w:p w:rsidR="00000000" w:rsidDel="00000000" w:rsidP="00000000" w:rsidRDefault="00000000" w:rsidRPr="00000000" w14:paraId="000000D3">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fields can be updated and must be displayed on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event information page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upon update.</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users than RSVP for the event will receive a notification upon update</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will be bumped to the top of the respective timelines upon update</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pStyle w:val="Heading2"/>
        <w:rPr>
          <w:color w:val="000000"/>
          <w:sz w:val="24"/>
          <w:szCs w:val="24"/>
        </w:rPr>
      </w:pPr>
      <w:bookmarkStart w:colFirst="0" w:colLast="0" w:name="_heading=h.lnxbz9" w:id="13"/>
      <w:bookmarkEnd w:id="13"/>
      <w:r w:rsidDel="00000000" w:rsidR="00000000" w:rsidRPr="00000000">
        <w:rPr>
          <w:color w:val="000000"/>
          <w:sz w:val="24"/>
          <w:szCs w:val="24"/>
          <w:rtl w:val="0"/>
        </w:rPr>
        <w:t xml:space="preserve">5.5 Provide the ability for a user to RSVP an event</w:t>
      </w:r>
    </w:p>
    <w:p w:rsidR="00000000" w:rsidDel="00000000" w:rsidP="00000000" w:rsidRDefault="00000000" w:rsidRPr="00000000" w14:paraId="000000D9">
      <w:pPr>
        <w:ind w:left="360" w:firstLine="0"/>
        <w:rPr/>
      </w:pPr>
      <w:r w:rsidDel="00000000" w:rsidR="00000000" w:rsidRPr="00000000">
        <w:rPr>
          <w:rtl w:val="0"/>
        </w:rPr>
        <w:t xml:space="preserve">User mustbe able to RSVP for a free or paid event for themselves and/or other users that they are following.</w:t>
      </w:r>
      <w:r w:rsidDel="00000000" w:rsidR="00000000" w:rsidRPr="00000000">
        <w:drawing>
          <wp:anchor allowOverlap="1" behindDoc="0" distB="0" distT="0" distL="114300" distR="114300" hidden="0" layoutInCell="1" locked="0" relativeHeight="0" simplePos="0">
            <wp:simplePos x="0" y="0"/>
            <wp:positionH relativeFrom="column">
              <wp:posOffset>3314700</wp:posOffset>
            </wp:positionH>
            <wp:positionV relativeFrom="paragraph">
              <wp:posOffset>255905</wp:posOffset>
            </wp:positionV>
            <wp:extent cx="2159000" cy="2844800"/>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59000" cy="2844800"/>
                    </a:xfrm>
                    <a:prstGeom prst="rect"/>
                    <a:ln/>
                  </pic:spPr>
                </pic:pic>
              </a:graphicData>
            </a:graphic>
          </wp:anchor>
        </w:drawing>
      </w:r>
    </w:p>
    <w:p w:rsidR="00000000" w:rsidDel="00000000" w:rsidP="00000000" w:rsidRDefault="00000000" w:rsidRPr="00000000" w14:paraId="000000DA">
      <w:pPr>
        <w:ind w:left="360" w:firstLine="0"/>
        <w:rPr/>
      </w:pPr>
      <w:r w:rsidDel="00000000" w:rsidR="00000000" w:rsidRPr="00000000">
        <w:rPr>
          <w:rtl w:val="0"/>
        </w:rPr>
      </w:r>
    </w:p>
    <w:p w:rsidR="00000000" w:rsidDel="00000000" w:rsidP="00000000" w:rsidRDefault="00000000" w:rsidRPr="00000000" w14:paraId="000000DB">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0DC">
      <w:pPr>
        <w:ind w:left="360" w:firstLine="0"/>
        <w:rPr/>
      </w:pPr>
      <w:r w:rsidDel="00000000" w:rsidR="00000000" w:rsidRPr="00000000">
        <w:rPr>
          <w:rtl w:val="0"/>
        </w:rPr>
        <w:t xml:space="preserve">In cases where the event is free:</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must select the among of seats they want to RSVP for</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must select the users they are RSVP-ing for in respect to the seat number selected</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receive an email confirmation of the event they RSVP for.</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that were RSVP for by another user will each receive a notification and an email confirmation of the event they were RSVP for.</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users that RSVP will be added to the guest list.</w:t>
      </w:r>
    </w:p>
    <w:p w:rsidR="00000000" w:rsidDel="00000000" w:rsidP="00000000" w:rsidRDefault="00000000" w:rsidRPr="00000000" w14:paraId="000000E2">
      <w:pPr>
        <w:ind w:firstLine="360"/>
        <w:rPr/>
      </w:pPr>
      <w:r w:rsidDel="00000000" w:rsidR="00000000" w:rsidRPr="00000000">
        <w:rPr>
          <w:rtl w:val="0"/>
        </w:rPr>
        <w:t xml:space="preserve">In cases where the event is paid:</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users t have to use a valid, unexpired card with enough funds to purchase the ticket.  All of the following information will be required</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Name on credit card</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Credit Card number</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Expiration Date</w:t>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users have the ability to save their card information to avoid entering the same information on their next purchase.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color w:val="000000"/>
          <w:sz w:val="24"/>
          <w:szCs w:val="24"/>
        </w:rPr>
      </w:pPr>
      <w:bookmarkStart w:colFirst="0" w:colLast="0" w:name="_heading=h.35nkun2" w:id="14"/>
      <w:bookmarkEnd w:id="14"/>
      <w:r w:rsidDel="00000000" w:rsidR="00000000" w:rsidRPr="00000000">
        <w:rPr>
          <w:color w:val="000000"/>
          <w:sz w:val="24"/>
          <w:szCs w:val="24"/>
          <w:rtl w:val="0"/>
        </w:rPr>
        <w:t xml:space="preserve">5.6 Provide user ability to Add Task</w:t>
      </w:r>
    </w:p>
    <w:p w:rsidR="00000000" w:rsidDel="00000000" w:rsidP="00000000" w:rsidRDefault="00000000" w:rsidRPr="00000000" w14:paraId="000000EA">
      <w:pPr>
        <w:ind w:left="360" w:firstLine="0"/>
        <w:rPr/>
      </w:pPr>
      <w:r w:rsidDel="00000000" w:rsidR="00000000" w:rsidRPr="00000000">
        <w:rPr>
          <w:rtl w:val="0"/>
        </w:rPr>
        <w:t xml:space="preserve">User mustbe able to create one or multiple tasks for an event.</w:t>
      </w:r>
    </w:p>
    <w:p w:rsidR="00000000" w:rsidDel="00000000" w:rsidP="00000000" w:rsidRDefault="00000000" w:rsidRPr="00000000" w14:paraId="000000EB">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0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Only the user that create the event can create a task</w:t>
      </w:r>
    </w:p>
    <w:p w:rsidR="00000000" w:rsidDel="00000000" w:rsidP="00000000" w:rsidRDefault="00000000" w:rsidRPr="00000000" w14:paraId="000000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that creates a task will see the name of the user he assigns it to when the task is posted</w:t>
      </w:r>
    </w:p>
    <w:p w:rsidR="00000000" w:rsidDel="00000000" w:rsidP="00000000" w:rsidRDefault="00000000" w:rsidRPr="00000000" w14:paraId="000000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that is assigned a task will see the name of the user that created the task.</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that creates a task can see all tasks attached to an event.</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that are assigned to task, can only see the tasks they are assigned to.</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be assigned to multiple tasks.</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can assign a task to themselves and/or one or more users.</w:t>
      </w:r>
    </w:p>
    <w:p w:rsidR="00000000" w:rsidDel="00000000" w:rsidP="00000000" w:rsidRDefault="00000000" w:rsidRPr="00000000" w14:paraId="000000F3">
      <w:pPr>
        <w:pStyle w:val="Heading2"/>
        <w:rPr>
          <w:color w:val="000000"/>
          <w:sz w:val="24"/>
          <w:szCs w:val="24"/>
        </w:rPr>
      </w:pPr>
      <w:bookmarkStart w:colFirst="0" w:colLast="0" w:name="_heading=h.1ksv4uv" w:id="15"/>
      <w:bookmarkEnd w:id="15"/>
      <w:r w:rsidDel="00000000" w:rsidR="00000000" w:rsidRPr="00000000">
        <w:rPr>
          <w:color w:val="000000"/>
          <w:sz w:val="24"/>
          <w:szCs w:val="24"/>
          <w:rtl w:val="0"/>
        </w:rPr>
        <w:t xml:space="preserve">5.7 Provide user the ability to Manage Task</w:t>
      </w:r>
    </w:p>
    <w:p w:rsidR="00000000" w:rsidDel="00000000" w:rsidP="00000000" w:rsidRDefault="00000000" w:rsidRPr="00000000" w14:paraId="000000F4">
      <w:pPr>
        <w:ind w:left="360" w:firstLine="0"/>
        <w:rPr/>
      </w:pPr>
      <w:r w:rsidDel="00000000" w:rsidR="00000000" w:rsidRPr="00000000">
        <w:rPr>
          <w:rtl w:val="0"/>
        </w:rPr>
        <w:t xml:space="preserve">Both the user that created the task and the user that is assigned to the task must be able to manage and append a task status.</w:t>
      </w:r>
    </w:p>
    <w:p w:rsidR="00000000" w:rsidDel="00000000" w:rsidP="00000000" w:rsidRDefault="00000000" w:rsidRPr="00000000" w14:paraId="000000F5">
      <w:pPr>
        <w:ind w:left="360" w:firstLine="0"/>
        <w:rPr>
          <w:i w:val="1"/>
        </w:rPr>
      </w:pPr>
      <w:r w:rsidDel="00000000" w:rsidR="00000000" w:rsidRPr="00000000">
        <w:rPr>
          <w:i w:val="1"/>
          <w:rtl w:val="0"/>
        </w:rPr>
        <w:t xml:space="preserve">System Rules:</w:t>
      </w:r>
    </w:p>
    <w:p w:rsidR="00000000" w:rsidDel="00000000" w:rsidP="00000000" w:rsidRDefault="00000000" w:rsidRPr="00000000" w14:paraId="000000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Tasks can be assigned by the user that creates the task and by the user for which the task is attached to</w:t>
      </w:r>
    </w:p>
    <w:p w:rsidR="00000000" w:rsidDel="00000000" w:rsidP="00000000" w:rsidRDefault="00000000" w:rsidRPr="00000000" w14:paraId="000000F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Tasks will display the name of the user that assigned the task.</w:t>
      </w:r>
    </w:p>
    <w:p w:rsidR="00000000" w:rsidDel="00000000" w:rsidP="00000000" w:rsidRDefault="00000000" w:rsidRPr="00000000" w14:paraId="000000F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Newly assigned tasks will be displayed under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Assigned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bucket.</w:t>
      </w:r>
    </w:p>
    <w:p w:rsidR="00000000" w:rsidDel="00000000" w:rsidP="00000000" w:rsidRDefault="00000000" w:rsidRPr="00000000" w14:paraId="000000F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change the status from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Assigned To</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either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In Progress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or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Complete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change the status from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In Progress</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to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Complete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that creates the task gets notifications for all task status changes.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color w:val="000000"/>
          <w:sz w:val="24"/>
          <w:szCs w:val="24"/>
        </w:rPr>
      </w:pPr>
      <w:bookmarkStart w:colFirst="0" w:colLast="0" w:name="_heading=h.44sinio" w:id="16"/>
      <w:bookmarkEnd w:id="16"/>
      <w:r w:rsidDel="00000000" w:rsidR="00000000" w:rsidRPr="00000000">
        <w:rPr>
          <w:color w:val="000000"/>
          <w:sz w:val="24"/>
          <w:szCs w:val="24"/>
          <w:rtl w:val="0"/>
        </w:rPr>
        <w:t xml:space="preserve">5.8 System automatically generates a User Profile </w:t>
      </w:r>
    </w:p>
    <w:p w:rsidR="00000000" w:rsidDel="00000000" w:rsidP="00000000" w:rsidRDefault="00000000" w:rsidRPr="00000000" w14:paraId="00000104">
      <w:pPr>
        <w:ind w:left="360" w:firstLine="0"/>
        <w:rPr/>
      </w:pPr>
      <w:r w:rsidDel="00000000" w:rsidR="00000000" w:rsidRPr="00000000">
        <w:rPr>
          <w:rtl w:val="0"/>
        </w:rPr>
        <w:t xml:space="preserve">The user profile contain these following user information or buttons: </w:t>
      </w:r>
    </w:p>
    <w:p w:rsidR="00000000" w:rsidDel="00000000" w:rsidP="00000000" w:rsidRDefault="00000000" w:rsidRPr="00000000" w14:paraId="000001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profile picture</w:t>
      </w:r>
      <w:r w:rsidDel="00000000" w:rsidR="00000000" w:rsidRPr="00000000">
        <w:drawing>
          <wp:anchor allowOverlap="1" behindDoc="0" distB="0" distT="0" distL="114300" distR="114300" hidden="0" layoutInCell="1" locked="0" relativeHeight="0" simplePos="0">
            <wp:simplePos x="0" y="0"/>
            <wp:positionH relativeFrom="column">
              <wp:posOffset>2514600</wp:posOffset>
            </wp:positionH>
            <wp:positionV relativeFrom="paragraph">
              <wp:posOffset>7620</wp:posOffset>
            </wp:positionV>
            <wp:extent cx="2874010" cy="1828800"/>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74010" cy="1828800"/>
                    </a:xfrm>
                    <a:prstGeom prst="rect"/>
                    <a:ln/>
                  </pic:spPr>
                </pic:pic>
              </a:graphicData>
            </a:graphic>
          </wp:anchor>
        </w:drawing>
      </w:r>
    </w:p>
    <w:p w:rsidR="00000000" w:rsidDel="00000000" w:rsidP="00000000" w:rsidRDefault="00000000" w:rsidRPr="00000000" w14:paraId="000001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Username</w:t>
      </w:r>
    </w:p>
    <w:p w:rsidR="00000000" w:rsidDel="00000000" w:rsidP="00000000" w:rsidRDefault="00000000" w:rsidRPr="00000000" w14:paraId="000001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Thumbs of the events the user created, RSVP, or watch</w:t>
      </w:r>
    </w:p>
    <w:p w:rsidR="00000000" w:rsidDel="00000000" w:rsidP="00000000" w:rsidRDefault="00000000" w:rsidRPr="00000000" w14:paraId="000001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Shows numbers of followers, users they are following, and total events the user has created</w:t>
      </w:r>
    </w:p>
    <w:p w:rsidR="00000000" w:rsidDel="00000000" w:rsidP="00000000" w:rsidRDefault="00000000" w:rsidRPr="00000000" w14:paraId="000001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Send Message button</w:t>
      </w:r>
    </w:p>
    <w:p w:rsidR="00000000" w:rsidDel="00000000" w:rsidP="00000000" w:rsidRDefault="00000000" w:rsidRPr="00000000" w14:paraId="000001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a user button</w:t>
      </w:r>
    </w:p>
    <w:p w:rsidR="00000000" w:rsidDel="00000000" w:rsidP="00000000" w:rsidRDefault="00000000" w:rsidRPr="00000000" w14:paraId="0000010B">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1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profile picture will:</w:t>
      </w:r>
    </w:p>
    <w:p w:rsidR="00000000" w:rsidDel="00000000" w:rsidP="00000000" w:rsidRDefault="00000000" w:rsidRPr="00000000" w14:paraId="0000010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Expand the profile page when a user is on another user profile page</w:t>
      </w:r>
    </w:p>
    <w:p w:rsidR="00000000" w:rsidDel="00000000" w:rsidP="00000000" w:rsidRDefault="00000000" w:rsidRPr="00000000" w14:paraId="0000010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Allow the user to edit the picture when the user is on their user profile.</w:t>
      </w:r>
    </w:p>
    <w:p w:rsidR="00000000" w:rsidDel="00000000" w:rsidP="00000000" w:rsidRDefault="00000000" w:rsidRPr="00000000" w14:paraId="000001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follow user icon will: </w:t>
      </w:r>
    </w:p>
    <w:p w:rsidR="00000000" w:rsidDel="00000000" w:rsidP="00000000" w:rsidRDefault="00000000" w:rsidRPr="00000000" w14:paraId="000001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the user when the current user is on the profile of a user they aren’t following.</w:t>
      </w:r>
    </w:p>
    <w:p w:rsidR="00000000" w:rsidDel="00000000" w:rsidP="00000000" w:rsidRDefault="00000000" w:rsidRPr="00000000" w14:paraId="000001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Unfollow the user when the current user is on a profile of a user they are already following.</w:t>
      </w:r>
    </w:p>
    <w:p w:rsidR="00000000" w:rsidDel="00000000" w:rsidP="00000000" w:rsidRDefault="00000000" w:rsidRPr="00000000" w14:paraId="000001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Display error message when user is on their own profile.</w:t>
      </w:r>
    </w:p>
    <w:p w:rsidR="00000000" w:rsidDel="00000000" w:rsidP="00000000" w:rsidRDefault="00000000" w:rsidRPr="00000000" w14:paraId="000001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number of followers will:</w:t>
      </w:r>
    </w:p>
    <w:p w:rsidR="00000000" w:rsidDel="00000000" w:rsidP="00000000" w:rsidRDefault="00000000" w:rsidRPr="00000000" w14:paraId="0000011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Display the usernames that are following the user</w:t>
      </w:r>
    </w:p>
    <w:p w:rsidR="00000000" w:rsidDel="00000000" w:rsidP="00000000" w:rsidRDefault="00000000" w:rsidRPr="00000000" w14:paraId="0000011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any of the usernames will open up the clicked user’s User profile.</w:t>
      </w:r>
    </w:p>
    <w:p w:rsidR="00000000" w:rsidDel="00000000" w:rsidP="00000000" w:rsidRDefault="00000000" w:rsidRPr="00000000" w14:paraId="000001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number of users the user is following will:</w:t>
      </w:r>
    </w:p>
    <w:p w:rsidR="00000000" w:rsidDel="00000000" w:rsidP="00000000" w:rsidRDefault="00000000" w:rsidRPr="00000000" w14:paraId="0000011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Display the usernames that are following the user</w:t>
      </w:r>
    </w:p>
    <w:p w:rsidR="00000000" w:rsidDel="00000000" w:rsidP="00000000" w:rsidRDefault="00000000" w:rsidRPr="00000000" w14:paraId="00000118">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any of the usernames will open up the clicked user’s User profile.</w:t>
      </w:r>
    </w:p>
    <w:p w:rsidR="00000000" w:rsidDel="00000000" w:rsidP="00000000" w:rsidRDefault="00000000" w:rsidRPr="00000000" w14:paraId="0000011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message icon will:</w:t>
      </w:r>
    </w:p>
    <w:p w:rsidR="00000000" w:rsidDel="00000000" w:rsidP="00000000" w:rsidRDefault="00000000" w:rsidRPr="00000000" w14:paraId="0000011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is on another user profile: open up the message conversation between current user and the user whose profile it was clicked from</w:t>
      </w:r>
    </w:p>
    <w:p w:rsidR="00000000" w:rsidDel="00000000" w:rsidP="00000000" w:rsidRDefault="00000000" w:rsidRPr="00000000" w14:paraId="0000011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is on their user profile: open the message dashboard where all message conversations are displayed.</w:t>
      </w:r>
    </w:p>
    <w:p w:rsidR="00000000" w:rsidDel="00000000" w:rsidP="00000000" w:rsidRDefault="00000000" w:rsidRPr="00000000" w14:paraId="000001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any of the event icons will take the user to the event info page or the event gallery if it is a past event.</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color w:val="000000"/>
          <w:sz w:val="24"/>
          <w:szCs w:val="24"/>
        </w:rPr>
      </w:pPr>
      <w:bookmarkStart w:colFirst="0" w:colLast="0" w:name="_heading=h.2jxsxqh" w:id="17"/>
      <w:bookmarkEnd w:id="17"/>
      <w:r w:rsidDel="00000000" w:rsidR="00000000" w:rsidRPr="00000000">
        <w:rPr>
          <w:color w:val="000000"/>
          <w:sz w:val="24"/>
          <w:szCs w:val="24"/>
          <w:rtl w:val="0"/>
        </w:rPr>
        <w:t xml:space="preserve">5.9 Provide the ability for a user to manage User Profile</w:t>
      </w:r>
    </w:p>
    <w:p w:rsidR="00000000" w:rsidDel="00000000" w:rsidP="00000000" w:rsidRDefault="00000000" w:rsidRPr="00000000" w14:paraId="00000120">
      <w:pPr>
        <w:ind w:left="360" w:firstLine="0"/>
        <w:rPr/>
      </w:pPr>
      <w:r w:rsidDel="00000000" w:rsidR="00000000" w:rsidRPr="00000000">
        <w:rPr>
          <w:rtl w:val="0"/>
        </w:rPr>
        <w:t xml:space="preserve">User must be able to manage/edit part of their profile.</w:t>
      </w:r>
    </w:p>
    <w:p w:rsidR="00000000" w:rsidDel="00000000" w:rsidP="00000000" w:rsidRDefault="00000000" w:rsidRPr="00000000" w14:paraId="00000121">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12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change Username</w:t>
      </w:r>
    </w:p>
    <w:p w:rsidR="00000000" w:rsidDel="00000000" w:rsidP="00000000" w:rsidRDefault="00000000" w:rsidRPr="00000000" w14:paraId="0000012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add or change location</w:t>
      </w:r>
    </w:p>
    <w:p w:rsidR="00000000" w:rsidDel="00000000" w:rsidP="00000000" w:rsidRDefault="00000000" w:rsidRPr="00000000" w14:paraId="0000012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can’t change their email address</w:t>
      </w:r>
    </w:p>
    <w:p w:rsidR="00000000" w:rsidDel="00000000" w:rsidP="00000000" w:rsidRDefault="00000000" w:rsidRPr="00000000" w14:paraId="000001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add a profile picture by click on the picture placeholder.</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pStyle w:val="Heading2"/>
        <w:rPr>
          <w:color w:val="000000"/>
          <w:sz w:val="24"/>
          <w:szCs w:val="24"/>
        </w:rPr>
      </w:pPr>
      <w:bookmarkStart w:colFirst="0" w:colLast="0" w:name="_heading=h.z337ya" w:id="18"/>
      <w:bookmarkEnd w:id="18"/>
      <w:r w:rsidDel="00000000" w:rsidR="00000000" w:rsidRPr="00000000">
        <w:rPr>
          <w:color w:val="000000"/>
          <w:sz w:val="24"/>
          <w:szCs w:val="24"/>
          <w:rtl w:val="0"/>
        </w:rPr>
        <w:t xml:space="preserve">5.10 Create a Notifications page</w:t>
      </w:r>
      <w:r w:rsidDel="00000000" w:rsidR="00000000" w:rsidRPr="00000000">
        <w:drawing>
          <wp:anchor allowOverlap="1" behindDoc="0" distB="0" distT="0" distL="114300" distR="114300" hidden="0" layoutInCell="1" locked="0" relativeHeight="0" simplePos="0">
            <wp:simplePos x="0" y="0"/>
            <wp:positionH relativeFrom="column">
              <wp:posOffset>3886200</wp:posOffset>
            </wp:positionH>
            <wp:positionV relativeFrom="paragraph">
              <wp:posOffset>362585</wp:posOffset>
            </wp:positionV>
            <wp:extent cx="1456055" cy="1987550"/>
            <wp:effectExtent b="0" l="0" r="0" t="0"/>
            <wp:wrapSquare wrapText="bothSides" distB="0" distT="0" distL="114300" distR="11430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56055" cy="1987550"/>
                    </a:xfrm>
                    <a:prstGeom prst="rect"/>
                    <a:ln/>
                  </pic:spPr>
                </pic:pic>
              </a:graphicData>
            </a:graphic>
          </wp:anchor>
        </w:drawing>
      </w:r>
    </w:p>
    <w:p w:rsidR="00000000" w:rsidDel="00000000" w:rsidP="00000000" w:rsidRDefault="00000000" w:rsidRPr="00000000" w14:paraId="00000128">
      <w:pPr>
        <w:ind w:left="360" w:firstLine="0"/>
        <w:rPr>
          <w:b w:val="1"/>
        </w:rPr>
      </w:pPr>
      <w:r w:rsidDel="00000000" w:rsidR="00000000" w:rsidRPr="00000000">
        <w:rPr>
          <w:rtl w:val="0"/>
        </w:rPr>
        <w:t xml:space="preserve">The Notifications page will display timestamps of notifications sent to alert users of certain events. (Also see appendix at the bottom of the document)</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notifications will be pushed to iOS and android phones.</w:t>
      </w:r>
    </w:p>
    <w:p w:rsidR="00000000" w:rsidDel="00000000" w:rsidP="00000000" w:rsidRDefault="00000000" w:rsidRPr="00000000" w14:paraId="000001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Notifications will be displayed with the SoshaLife logo</w:t>
      </w:r>
    </w:p>
    <w:p w:rsidR="00000000" w:rsidDel="00000000" w:rsidP="00000000" w:rsidRDefault="00000000" w:rsidRPr="00000000" w14:paraId="000001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Notifications will be displayed as a SoshaLife message.</w:t>
      </w:r>
    </w:p>
    <w:p w:rsidR="00000000" w:rsidDel="00000000" w:rsidP="00000000" w:rsidRDefault="00000000" w:rsidRPr="00000000" w14:paraId="000001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Refer to the Notifications List table below for characteristics of each Notification</w:t>
      </w:r>
    </w:p>
    <w:p w:rsidR="00000000" w:rsidDel="00000000" w:rsidP="00000000" w:rsidRDefault="00000000" w:rsidRPr="00000000" w14:paraId="0000012D">
      <w:pPr>
        <w:pStyle w:val="Heading2"/>
        <w:rPr>
          <w:color w:val="000000"/>
          <w:sz w:val="24"/>
          <w:szCs w:val="24"/>
        </w:rPr>
      </w:pPr>
      <w:bookmarkStart w:colFirst="0" w:colLast="0" w:name="_heading=h.3j2qqm3" w:id="19"/>
      <w:bookmarkEnd w:id="19"/>
      <w:r w:rsidDel="00000000" w:rsidR="00000000" w:rsidRPr="00000000">
        <w:rPr>
          <w:color w:val="000000"/>
          <w:sz w:val="24"/>
          <w:szCs w:val="24"/>
          <w:rtl w:val="0"/>
        </w:rPr>
        <w:t xml:space="preserve">5.11 Create [MySoshaLife] page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MySoshaLife is a photo stream or photo timeline which sorts by time and shows images of users you are following that have uploaded to a social/event gallery.</w:t>
      </w:r>
      <w:r w:rsidDel="00000000" w:rsidR="00000000" w:rsidRPr="00000000">
        <w:rPr>
          <w:rtl w:val="0"/>
        </w:rPr>
      </w:r>
    </w:p>
    <w:p w:rsidR="00000000" w:rsidDel="00000000" w:rsidP="00000000" w:rsidRDefault="00000000" w:rsidRPr="00000000" w14:paraId="0000012F">
      <w:pPr>
        <w:ind w:left="360" w:firstLine="0"/>
        <w:rPr>
          <w:i w:val="1"/>
        </w:rPr>
      </w:pPr>
      <w:r w:rsidDel="00000000" w:rsidR="00000000" w:rsidRPr="00000000">
        <w:rPr>
          <w:i w:val="1"/>
          <w:rtl w:val="0"/>
        </w:rPr>
        <w:t xml:space="preserve">System Rules:</w:t>
      </w:r>
    </w:p>
    <w:p w:rsidR="00000000" w:rsidDel="00000000" w:rsidP="00000000" w:rsidRDefault="00000000" w:rsidRPr="00000000" w14:paraId="0000013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Has a button at the button of each page</w:t>
      </w:r>
    </w:p>
    <w:p w:rsidR="00000000" w:rsidDel="00000000" w:rsidP="00000000" w:rsidRDefault="00000000" w:rsidRPr="00000000" w14:paraId="0000013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Displays a thumbnail of the image on the event info page</w:t>
      </w:r>
    </w:p>
    <w:p w:rsidR="00000000" w:rsidDel="00000000" w:rsidP="00000000" w:rsidRDefault="00000000" w:rsidRPr="00000000" w14:paraId="0000013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Shows Image and name of the event the image came from at the top.</w:t>
      </w:r>
    </w:p>
    <w:p w:rsidR="00000000" w:rsidDel="00000000" w:rsidP="00000000" w:rsidRDefault="00000000" w:rsidRPr="00000000" w14:paraId="0000013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Has a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Like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 and displays the current number of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Likes</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Like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 increase the number of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Likes</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by one</w:t>
      </w:r>
    </w:p>
    <w:p w:rsidR="00000000" w:rsidDel="00000000" w:rsidP="00000000" w:rsidRDefault="00000000" w:rsidRPr="00000000" w14:paraId="0000013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Has a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Blast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 and displays the current number of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Blasts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(Item 22)</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Has a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Comment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 and displays the current number of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Comments</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Typing in the comment textbox and clicking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add comment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will add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Comment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to the image</w:t>
      </w:r>
    </w:p>
    <w:p w:rsidR="00000000" w:rsidDel="00000000" w:rsidP="00000000" w:rsidRDefault="00000000" w:rsidRPr="00000000" w14:paraId="0000013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Displays the name of the user that uploads the image followed by their caption</w:t>
      </w:r>
    </w:p>
    <w:p w:rsidR="00000000" w:rsidDel="00000000" w:rsidP="00000000" w:rsidRDefault="00000000" w:rsidRPr="00000000" w14:paraId="0000013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Provides a text box and a add comment button, to add comment to that particular image.</w:t>
      </w:r>
    </w:p>
    <w:p w:rsidR="00000000" w:rsidDel="00000000" w:rsidP="00000000" w:rsidRDefault="00000000" w:rsidRPr="00000000" w14:paraId="0000013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images in this photo stream or photo timeline must be 1:1 ratio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color w:val="000000"/>
          <w:sz w:val="24"/>
          <w:szCs w:val="24"/>
        </w:rPr>
      </w:pPr>
      <w:bookmarkStart w:colFirst="0" w:colLast="0" w:name="_heading=h.1y810tw" w:id="20"/>
      <w:bookmarkEnd w:id="20"/>
      <w:r w:rsidDel="00000000" w:rsidR="00000000" w:rsidRPr="00000000">
        <w:rPr>
          <w:color w:val="000000"/>
          <w:sz w:val="24"/>
          <w:szCs w:val="24"/>
          <w:rtl w:val="0"/>
        </w:rPr>
        <w:t xml:space="preserve">5.12 Provide the ability to view an Event Gallery</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SoshaLife has a event based galleries where users will be able to add and view pictures and videos.  User can get to this page by clicking on a past event or by clicking on gallery from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Event Info Page.</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The gallery will have two views:</w:t>
      </w:r>
    </w:p>
    <w:p w:rsidR="00000000" w:rsidDel="00000000" w:rsidP="00000000" w:rsidRDefault="00000000" w:rsidRPr="00000000" w14:paraId="0000013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Non Attending User view will be a read only view</w:t>
      </w:r>
    </w:p>
    <w:p w:rsidR="00000000" w:rsidDel="00000000" w:rsidP="00000000" w:rsidRDefault="00000000" w:rsidRPr="00000000" w14:paraId="0000014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the gallery’s event name </w:t>
      </w:r>
    </w:p>
    <w:p w:rsidR="00000000" w:rsidDel="00000000" w:rsidP="00000000" w:rsidRDefault="00000000" w:rsidRPr="00000000" w14:paraId="0000014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the user that created the event</w:t>
      </w:r>
    </w:p>
    <w:p w:rsidR="00000000" w:rsidDel="00000000" w:rsidP="00000000" w:rsidRDefault="00000000" w:rsidRPr="00000000" w14:paraId="00000142">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a strip that will allow a user play the event video compiled by the creator.</w:t>
      </w:r>
    </w:p>
    <w:p w:rsidR="00000000" w:rsidDel="00000000" w:rsidP="00000000" w:rsidRDefault="00000000" w:rsidRPr="00000000" w14:paraId="00000143">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no video has been compiled the play button will be disabled.</w:t>
      </w:r>
    </w:p>
    <w:p w:rsidR="00000000" w:rsidDel="00000000" w:rsidP="00000000" w:rsidRDefault="00000000" w:rsidRPr="00000000" w14:paraId="00000144">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rows of users and the pictures uploaded by them.</w:t>
      </w:r>
    </w:p>
    <w:p w:rsidR="00000000" w:rsidDel="00000000" w:rsidP="00000000" w:rsidRDefault="00000000" w:rsidRPr="00000000" w14:paraId="00000145">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event creator’s row will be displayed first and every other user will be displayed in alphabetical order.</w:t>
      </w:r>
    </w:p>
    <w:p w:rsidR="00000000" w:rsidDel="00000000" w:rsidP="00000000" w:rsidRDefault="00000000" w:rsidRPr="00000000" w14:paraId="00000146">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Each row display the user’s display picture</w:t>
      </w:r>
    </w:p>
    <w:p w:rsidR="00000000" w:rsidDel="00000000" w:rsidP="00000000" w:rsidRDefault="00000000" w:rsidRPr="00000000" w14:paraId="00000147">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Each row will display the user’s Username</w:t>
      </w:r>
    </w:p>
    <w:p w:rsidR="00000000" w:rsidDel="00000000" w:rsidP="00000000" w:rsidRDefault="00000000" w:rsidRPr="00000000" w14:paraId="0000014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Attending User view will allow users to put up pictures and videos in addition to viewing other Users’ media in the gallery.</w:t>
      </w:r>
    </w:p>
    <w:p w:rsidR="00000000" w:rsidDel="00000000" w:rsidP="00000000" w:rsidRDefault="00000000" w:rsidRPr="00000000" w14:paraId="00000149">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the gallery’s event name </w:t>
      </w:r>
    </w:p>
    <w:p w:rsidR="00000000" w:rsidDel="00000000" w:rsidP="00000000" w:rsidRDefault="00000000" w:rsidRPr="00000000" w14:paraId="0000014A">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the user that created the event</w:t>
      </w:r>
    </w:p>
    <w:p w:rsidR="00000000" w:rsidDel="00000000" w:rsidP="00000000" w:rsidRDefault="00000000" w:rsidRPr="00000000" w14:paraId="0000014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a single row dedicated to the current user.</w:t>
      </w:r>
    </w:p>
    <w:p w:rsidR="00000000" w:rsidDel="00000000" w:rsidP="00000000" w:rsidRDefault="00000000" w:rsidRPr="00000000" w14:paraId="0000014C">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row will display the User’s Profile picture</w:t>
      </w:r>
    </w:p>
    <w:p w:rsidR="00000000" w:rsidDel="00000000" w:rsidP="00000000" w:rsidRDefault="00000000" w:rsidRPr="00000000" w14:paraId="0000014D">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row will display an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add video</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icon</w:t>
      </w:r>
    </w:p>
    <w:p w:rsidR="00000000" w:rsidDel="00000000" w:rsidP="00000000" w:rsidRDefault="00000000" w:rsidRPr="00000000" w14:paraId="0000014E">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row will display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pictures/add picture icons if the attending user is not the event creator</w:t>
      </w:r>
    </w:p>
    <w:p w:rsidR="00000000" w:rsidDel="00000000" w:rsidP="00000000" w:rsidRDefault="00000000" w:rsidRPr="00000000" w14:paraId="0000014F">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row will display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30</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pictures/add picture icons if the attending user is the event creator.</w:t>
      </w:r>
    </w:p>
    <w:p w:rsidR="00000000" w:rsidDel="00000000" w:rsidP="00000000" w:rsidRDefault="00000000" w:rsidRPr="00000000" w14:paraId="0000015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a strip that will allow a user play the event video compiled by the creator.</w:t>
      </w:r>
    </w:p>
    <w:p w:rsidR="00000000" w:rsidDel="00000000" w:rsidP="00000000" w:rsidRDefault="00000000" w:rsidRPr="00000000" w14:paraId="00000151">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no video has been compiled the play button will be disabled.</w:t>
      </w:r>
    </w:p>
    <w:p w:rsidR="00000000" w:rsidDel="00000000" w:rsidP="00000000" w:rsidRDefault="00000000" w:rsidRPr="00000000" w14:paraId="00000152">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view will display rows of users and the pictures uploaded by them.</w:t>
      </w:r>
    </w:p>
    <w:p w:rsidR="00000000" w:rsidDel="00000000" w:rsidP="00000000" w:rsidRDefault="00000000" w:rsidRPr="00000000" w14:paraId="00000153">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event creator’s row will be displayed first and every other user will be displayed in alphabetical order.</w:t>
      </w:r>
    </w:p>
    <w:p w:rsidR="00000000" w:rsidDel="00000000" w:rsidP="00000000" w:rsidRDefault="00000000" w:rsidRPr="00000000" w14:paraId="00000154">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Each row display the user’s display picture</w:t>
      </w:r>
    </w:p>
    <w:p w:rsidR="00000000" w:rsidDel="00000000" w:rsidP="00000000" w:rsidRDefault="00000000" w:rsidRPr="00000000" w14:paraId="00000155">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Each row will display the user’s Username</w:t>
      </w:r>
    </w:p>
    <w:p w:rsidR="00000000" w:rsidDel="00000000" w:rsidP="00000000" w:rsidRDefault="00000000" w:rsidRPr="00000000" w14:paraId="0000015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Provide the functionality to Add Picture to an event Gallery</w:t>
      </w:r>
    </w:p>
    <w:p w:rsidR="00000000" w:rsidDel="00000000" w:rsidP="00000000" w:rsidRDefault="00000000" w:rsidRPr="00000000" w14:paraId="0000015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 attending user can add pictures to an event by clicking the add picture icons in the gallery.</w:t>
      </w:r>
    </w:p>
    <w:p w:rsidR="00000000" w:rsidDel="00000000" w:rsidP="00000000" w:rsidRDefault="00000000" w:rsidRPr="00000000" w14:paraId="00000158">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can only add pictures within the hours of the event.</w:t>
      </w:r>
    </w:p>
    <w:p w:rsidR="00000000" w:rsidDel="00000000" w:rsidP="00000000" w:rsidRDefault="00000000" w:rsidRPr="00000000" w14:paraId="00000159">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Future events will display a future event message</w:t>
      </w:r>
    </w:p>
    <w:p w:rsidR="00000000" w:rsidDel="00000000" w:rsidP="00000000" w:rsidRDefault="00000000" w:rsidRPr="00000000" w14:paraId="0000015A">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Past events will display a past event message.</w:t>
      </w:r>
    </w:p>
    <w:p w:rsidR="00000000" w:rsidDel="00000000" w:rsidP="00000000" w:rsidRDefault="00000000" w:rsidRPr="00000000" w14:paraId="0000015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add picture icon will bring up a camera within the SoshaLife app.</w:t>
      </w:r>
    </w:p>
    <w:p w:rsidR="00000000" w:rsidDel="00000000" w:rsidP="00000000" w:rsidRDefault="00000000" w:rsidRPr="00000000" w14:paraId="0000015C">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label of “Lead picture” displayed below the first add picture icon/Picture</w:t>
      </w:r>
    </w:p>
    <w:p w:rsidR="00000000" w:rsidDel="00000000" w:rsidP="00000000" w:rsidRDefault="00000000" w:rsidRPr="00000000" w14:paraId="0000015D">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Pictures added by clicking on this icon will be regarded as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lead picture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for the user on this event. (See how Lead pictures are displayed in the MySoshaLife section)</w:t>
      </w:r>
    </w:p>
    <w:p w:rsidR="00000000" w:rsidDel="00000000" w:rsidP="00000000" w:rsidRDefault="00000000" w:rsidRPr="00000000" w14:paraId="0000015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After the user takes a picture, they will have the option of approving the picture for further editing.</w:t>
      </w:r>
    </w:p>
    <w:p w:rsidR="00000000" w:rsidDel="00000000" w:rsidP="00000000" w:rsidRDefault="00000000" w:rsidRPr="00000000" w14:paraId="0000015F">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declines the picture, the camera will be evoked again.</w:t>
      </w:r>
    </w:p>
    <w:p w:rsidR="00000000" w:rsidDel="00000000" w:rsidP="00000000" w:rsidRDefault="00000000" w:rsidRPr="00000000" w14:paraId="0000016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approves the picture, the user will be given options of filters that immediately previews when the filter icon is clicked.</w:t>
      </w:r>
    </w:p>
    <w:p w:rsidR="00000000" w:rsidDel="00000000" w:rsidP="00000000" w:rsidRDefault="00000000" w:rsidRPr="00000000" w14:paraId="0000016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After a user selects the right filter, they will have the option of writing a description in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Description field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t>
      </w:r>
    </w:p>
    <w:p w:rsidR="00000000" w:rsidDel="00000000" w:rsidP="00000000" w:rsidRDefault="00000000" w:rsidRPr="00000000" w14:paraId="00000162">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user will click add and the picture will be displayed in the gallery in place of the add picture that was clicked.</w:t>
      </w:r>
    </w:p>
    <w:p w:rsidR="00000000" w:rsidDel="00000000" w:rsidP="00000000" w:rsidRDefault="00000000" w:rsidRPr="00000000" w14:paraId="0000016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Provide the functionality to Add Video to an event gallery</w:t>
      </w:r>
    </w:p>
    <w:p w:rsidR="00000000" w:rsidDel="00000000" w:rsidP="00000000" w:rsidRDefault="00000000" w:rsidRPr="00000000" w14:paraId="0000016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 attending user can add a video by clicking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add video</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w:t>
      </w:r>
    </w:p>
    <w:p w:rsidR="00000000" w:rsidDel="00000000" w:rsidP="00000000" w:rsidRDefault="00000000" w:rsidRPr="00000000" w14:paraId="0000016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Event Video Page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will be displayed, showing a list of all previous videos added. </w:t>
      </w:r>
    </w:p>
    <w:p w:rsidR="00000000" w:rsidDel="00000000" w:rsidP="00000000" w:rsidRDefault="00000000" w:rsidRPr="00000000" w14:paraId="0000016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If there are no videos added yet, a “You have not added any videos” message will be displayed.</w:t>
      </w:r>
    </w:p>
    <w:p w:rsidR="00000000" w:rsidDel="00000000" w:rsidP="00000000" w:rsidRDefault="00000000" w:rsidRPr="00000000" w14:paraId="00000167">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 add video button will be displayed on this page.</w:t>
      </w:r>
    </w:p>
    <w:p w:rsidR="00000000" w:rsidDel="00000000" w:rsidP="00000000" w:rsidRDefault="00000000" w:rsidRPr="00000000" w14:paraId="00000168">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can only add pictures within the hours of the event.</w:t>
      </w:r>
    </w:p>
    <w:p w:rsidR="00000000" w:rsidDel="00000000" w:rsidP="00000000" w:rsidRDefault="00000000" w:rsidRPr="00000000" w14:paraId="00000169">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Future events will display a future event message</w:t>
      </w:r>
    </w:p>
    <w:p w:rsidR="00000000" w:rsidDel="00000000" w:rsidP="00000000" w:rsidRDefault="00000000" w:rsidRPr="00000000" w14:paraId="0000016A">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Past events will display a past event message.</w:t>
      </w:r>
    </w:p>
    <w:p w:rsidR="00000000" w:rsidDel="00000000" w:rsidP="00000000" w:rsidRDefault="00000000" w:rsidRPr="00000000" w14:paraId="0000016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add video button will evoke a camera within the SoshaLife app.</w:t>
      </w:r>
    </w:p>
    <w:p w:rsidR="00000000" w:rsidDel="00000000" w:rsidP="00000000" w:rsidRDefault="00000000" w:rsidRPr="00000000" w14:paraId="0000016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video filters will be displayed below the camera</w:t>
      </w:r>
    </w:p>
    <w:p w:rsidR="00000000" w:rsidDel="00000000" w:rsidP="00000000" w:rsidRDefault="00000000" w:rsidRPr="00000000" w14:paraId="0000016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each filter will give the user of what the posted video will look like.</w:t>
      </w:r>
    </w:p>
    <w:p w:rsidR="00000000" w:rsidDel="00000000" w:rsidP="00000000" w:rsidRDefault="00000000" w:rsidRPr="00000000" w14:paraId="0000016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user will then click record to add a 6 second or less video.</w:t>
      </w:r>
    </w:p>
    <w:p w:rsidR="00000000" w:rsidDel="00000000" w:rsidP="00000000" w:rsidRDefault="00000000" w:rsidRPr="00000000" w14:paraId="0000016F">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After the video is recorded, the user will have the option to approve or decline the video.</w:t>
      </w:r>
    </w:p>
    <w:p w:rsidR="00000000" w:rsidDel="00000000" w:rsidP="00000000" w:rsidRDefault="00000000" w:rsidRPr="00000000" w14:paraId="0000017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declines the video, the camera will be evoked again.</w:t>
      </w:r>
    </w:p>
    <w:p w:rsidR="00000000" w:rsidDel="00000000" w:rsidP="00000000" w:rsidRDefault="00000000" w:rsidRPr="00000000" w14:paraId="0000017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approves, the video will be added to their event video page.</w:t>
      </w:r>
    </w:p>
    <w:p w:rsidR="00000000" w:rsidDel="00000000" w:rsidP="00000000" w:rsidRDefault="00000000" w:rsidRPr="00000000" w14:paraId="000001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Submit Video</w:t>
      </w:r>
    </w:p>
    <w:p w:rsidR="00000000" w:rsidDel="00000000" w:rsidP="00000000" w:rsidRDefault="00000000" w:rsidRPr="00000000" w14:paraId="0000017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 a user’s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Event Video Page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the videos</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user added will be displayed.</w:t>
      </w:r>
    </w:p>
    <w:p w:rsidR="00000000" w:rsidDel="00000000" w:rsidP="00000000" w:rsidRDefault="00000000" w:rsidRPr="00000000" w14:paraId="0000017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When a user clicks on a video from their list it will give them the option to play the video or submit.</w:t>
      </w:r>
    </w:p>
    <w:p w:rsidR="00000000" w:rsidDel="00000000" w:rsidP="00000000" w:rsidRDefault="00000000" w:rsidRPr="00000000" w14:paraId="0000017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clicks play, the video will be displayed.</w:t>
      </w:r>
    </w:p>
    <w:p w:rsidR="00000000" w:rsidDel="00000000" w:rsidP="00000000" w:rsidRDefault="00000000" w:rsidRPr="00000000" w14:paraId="0000017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clicks submit, the video will be submitted.</w:t>
      </w:r>
    </w:p>
    <w:p w:rsidR="00000000" w:rsidDel="00000000" w:rsidP="00000000" w:rsidRDefault="00000000" w:rsidRPr="00000000" w14:paraId="0000017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Submitted videos will be displayed with a check mark.</w:t>
      </w:r>
    </w:p>
    <w:p w:rsidR="00000000" w:rsidDel="00000000" w:rsidP="00000000" w:rsidRDefault="00000000" w:rsidRPr="00000000" w14:paraId="0000017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only submit up to 3 videos per event.</w:t>
      </w:r>
    </w:p>
    <w:p w:rsidR="00000000" w:rsidDel="00000000" w:rsidP="00000000" w:rsidRDefault="00000000" w:rsidRPr="00000000" w14:paraId="0000017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Compile Video</w:t>
      </w:r>
    </w:p>
    <w:p w:rsidR="00000000" w:rsidDel="00000000" w:rsidP="00000000" w:rsidRDefault="00000000" w:rsidRPr="00000000" w14:paraId="0000017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Only the creator of an event can compile a video for the event.  </w:t>
      </w:r>
    </w:p>
    <w:p w:rsidR="00000000" w:rsidDel="00000000" w:rsidP="00000000" w:rsidRDefault="00000000" w:rsidRPr="00000000" w14:paraId="0000017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 the Event Gallery Page, when the creator of an event clicks on the video strip of the event, they will be given the option to play or edit the video.</w:t>
      </w:r>
    </w:p>
    <w:p w:rsidR="00000000" w:rsidDel="00000000" w:rsidP="00000000" w:rsidRDefault="00000000" w:rsidRPr="00000000" w14:paraId="0000017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user clicks edit, the edit video will be displayed.</w:t>
      </w:r>
    </w:p>
    <w:p w:rsidR="00000000" w:rsidDel="00000000" w:rsidP="00000000" w:rsidRDefault="00000000" w:rsidRPr="00000000" w14:paraId="0000017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the videos submitted by attending users will be displayed.</w:t>
      </w:r>
    </w:p>
    <w:p w:rsidR="00000000" w:rsidDel="00000000" w:rsidP="00000000" w:rsidRDefault="00000000" w:rsidRPr="00000000" w14:paraId="0000017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event creator will be able to preview the individual videos submitted.</w:t>
      </w:r>
    </w:p>
    <w:p w:rsidR="00000000" w:rsidDel="00000000" w:rsidP="00000000" w:rsidRDefault="00000000" w:rsidRPr="00000000" w14:paraId="0000017F">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event creator will be able to rearrange the position of the videos submitted.</w:t>
      </w:r>
    </w:p>
    <w:p w:rsidR="00000000" w:rsidDel="00000000" w:rsidP="00000000" w:rsidRDefault="00000000" w:rsidRPr="00000000" w14:paraId="0000018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event creator will be able to remove submitted videos.</w:t>
      </w:r>
    </w:p>
    <w:p w:rsidR="00000000" w:rsidDel="00000000" w:rsidP="00000000" w:rsidRDefault="00000000" w:rsidRPr="00000000" w14:paraId="00000181">
      <w:pPr>
        <w:keepNext w:val="0"/>
        <w:keepLines w:val="0"/>
        <w:pageBreakBefore w:val="0"/>
        <w:widowControl w:val="1"/>
        <w:numPr>
          <w:ilvl w:val="3"/>
          <w:numId w:val="19"/>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Removed videos are not deleted for good.  They are just deleted from that particular section.  If the user leaves the page and comes back again all submitted videos will be displayed.</w:t>
      </w:r>
    </w:p>
    <w:p w:rsidR="00000000" w:rsidDel="00000000" w:rsidP="00000000" w:rsidRDefault="00000000" w:rsidRPr="00000000" w14:paraId="00000182">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Previously submitted videos will be displayed in green</w:t>
      </w:r>
    </w:p>
    <w:p w:rsidR="00000000" w:rsidDel="00000000" w:rsidP="00000000" w:rsidRDefault="00000000" w:rsidRPr="00000000" w14:paraId="0000018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Un-submitted videos will be displayed in grey.</w:t>
      </w:r>
    </w:p>
    <w:p w:rsidR="00000000" w:rsidDel="00000000" w:rsidP="00000000" w:rsidRDefault="00000000" w:rsidRPr="00000000" w14:paraId="00000184">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can click cancel anytime to delete changes and return back to the event gallery.</w:t>
      </w:r>
    </w:p>
    <w:p w:rsidR="00000000" w:rsidDel="00000000" w:rsidP="00000000" w:rsidRDefault="00000000" w:rsidRPr="00000000" w14:paraId="00000185">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After removing and resorting the pictures (if necessary) the user can click the compile button to post the event video.</w:t>
      </w:r>
    </w:p>
    <w:p w:rsidR="00000000" w:rsidDel="00000000" w:rsidP="00000000" w:rsidRDefault="00000000" w:rsidRPr="00000000" w14:paraId="00000186">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newly compiled videos will be posted.</w:t>
      </w:r>
    </w:p>
    <w:p w:rsidR="00000000" w:rsidDel="00000000" w:rsidP="00000000" w:rsidRDefault="00000000" w:rsidRPr="00000000" w14:paraId="000001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View Picture</w:t>
      </w:r>
    </w:p>
    <w:p w:rsidR="00000000" w:rsidDel="00000000" w:rsidP="00000000" w:rsidRDefault="00000000" w:rsidRPr="00000000" w14:paraId="0000018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will be able to view pictures in the gallery by clicking on the picture thumbnail.</w:t>
      </w:r>
    </w:p>
    <w:p w:rsidR="00000000" w:rsidDel="00000000" w:rsidP="00000000" w:rsidRDefault="00000000" w:rsidRPr="00000000" w14:paraId="0000018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When the picture is clicked it will be enlarged in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MySoshaLife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format.</w:t>
      </w:r>
    </w:p>
    <w:p w:rsidR="00000000" w:rsidDel="00000000" w:rsidP="00000000" w:rsidRDefault="00000000" w:rsidRPr="00000000" w14:paraId="0000018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scroll right or left to the other pictures uploaded by the same user.</w:t>
      </w:r>
    </w:p>
    <w:p w:rsidR="00000000" w:rsidDel="00000000" w:rsidP="00000000" w:rsidRDefault="00000000" w:rsidRPr="00000000" w14:paraId="0000018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description will be displayed.</w:t>
      </w:r>
    </w:p>
    <w:p w:rsidR="00000000" w:rsidDel="00000000" w:rsidP="00000000" w:rsidRDefault="00000000" w:rsidRPr="00000000" w14:paraId="0000018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Comments, if any will be displayed.</w:t>
      </w:r>
    </w:p>
    <w:p w:rsidR="00000000" w:rsidDel="00000000" w:rsidP="00000000" w:rsidRDefault="00000000" w:rsidRPr="00000000" w14:paraId="0000018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write in the comment box and click add to post the comment under the picture.</w:t>
      </w:r>
    </w:p>
    <w:p w:rsidR="00000000" w:rsidDel="00000000" w:rsidP="00000000" w:rsidRDefault="00000000" w:rsidRPr="00000000" w14:paraId="000001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View video</w:t>
      </w:r>
    </w:p>
    <w:p w:rsidR="00000000" w:rsidDel="00000000" w:rsidP="00000000" w:rsidRDefault="00000000" w:rsidRPr="00000000" w14:paraId="0000018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will be able to click on the video strip to play the event video.</w:t>
      </w:r>
    </w:p>
    <w:p w:rsidR="00000000" w:rsidDel="00000000" w:rsidP="00000000" w:rsidRDefault="00000000" w:rsidRPr="00000000" w14:paraId="0000019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no video has been compiled a message will be displayed.</w:t>
      </w:r>
    </w:p>
    <w:p w:rsidR="00000000" w:rsidDel="00000000" w:rsidP="00000000" w:rsidRDefault="00000000" w:rsidRPr="00000000" w14:paraId="00000191">
      <w:pPr>
        <w:pStyle w:val="Heading2"/>
        <w:rPr>
          <w:color w:val="000000"/>
          <w:sz w:val="24"/>
          <w:szCs w:val="24"/>
        </w:rPr>
      </w:pPr>
      <w:bookmarkStart w:colFirst="0" w:colLast="0" w:name="_heading=h.4i7ojhp" w:id="21"/>
      <w:bookmarkEnd w:id="21"/>
      <w:r w:rsidDel="00000000" w:rsidR="00000000" w:rsidRPr="00000000">
        <w:rPr>
          <w:color w:val="000000"/>
          <w:sz w:val="24"/>
          <w:szCs w:val="24"/>
          <w:rtl w:val="0"/>
        </w:rPr>
        <w:t xml:space="preserve">5.13 Provide the ability to view Statistics</w:t>
      </w:r>
    </w:p>
    <w:p w:rsidR="00000000" w:rsidDel="00000000" w:rsidP="00000000" w:rsidRDefault="00000000" w:rsidRPr="00000000" w14:paraId="00000192">
      <w:pPr>
        <w:ind w:left="360" w:firstLine="0"/>
        <w:rPr/>
      </w:pPr>
      <w:r w:rsidDel="00000000" w:rsidR="00000000" w:rsidRPr="00000000">
        <w:rPr>
          <w:rtl w:val="0"/>
        </w:rPr>
        <w:t xml:space="preserve">Statistics is an analytics page that contains statistical information per event.</w:t>
      </w:r>
    </w:p>
    <w:p w:rsidR="00000000" w:rsidDel="00000000" w:rsidP="00000000" w:rsidRDefault="00000000" w:rsidRPr="00000000" w14:paraId="00000193">
      <w:pPr>
        <w:ind w:left="360" w:firstLine="0"/>
        <w:rPr>
          <w:i w:val="1"/>
        </w:rPr>
      </w:pPr>
      <w:r w:rsidDel="00000000" w:rsidR="00000000" w:rsidRPr="00000000">
        <w:rPr>
          <w:i w:val="1"/>
          <w:rtl w:val="0"/>
        </w:rPr>
        <w:t xml:space="preserve">System Rules:</w:t>
      </w:r>
    </w:p>
    <w:p w:rsidR="00000000" w:rsidDel="00000000" w:rsidP="00000000" w:rsidRDefault="00000000" w:rsidRPr="00000000" w14:paraId="0000019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Can only be viewed by the user that created the event</w:t>
      </w:r>
    </w:p>
    <w:p w:rsidR="00000000" w:rsidDel="00000000" w:rsidP="00000000" w:rsidRDefault="00000000" w:rsidRPr="00000000" w14:paraId="0000019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Page can be accessed by the </w:t>
      </w:r>
      <w:r w:rsidDel="00000000" w:rsidR="00000000" w:rsidRPr="00000000">
        <w:rPr>
          <w:rFonts w:ascii="Cambria" w:cs="Cambria" w:eastAsia="Cambria" w:hAnsi="Cambria"/>
          <w:b w:val="0"/>
          <w:i w:val="1"/>
          <w:smallCaps w:val="0"/>
          <w:strike w:val="0"/>
          <w:color w:val="000000"/>
          <w:u w:val="none"/>
          <w:shd w:fill="auto" w:val="clear"/>
          <w:vertAlign w:val="baseline"/>
          <w:rtl w:val="0"/>
        </w:rPr>
        <w:t xml:space="preserve">Stat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 on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Event Info Page</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Page must display the following information/statistics:</w:t>
      </w:r>
    </w:p>
    <w:p w:rsidR="00000000" w:rsidDel="00000000" w:rsidP="00000000" w:rsidRDefault="00000000" w:rsidRPr="00000000" w14:paraId="0000019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Number of tickets</w:t>
      </w:r>
    </w:p>
    <w:p w:rsidR="00000000" w:rsidDel="00000000" w:rsidP="00000000" w:rsidRDefault="00000000" w:rsidRPr="00000000" w14:paraId="0000019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Total number of tickets currently sold</w:t>
      </w:r>
    </w:p>
    <w:p w:rsidR="00000000" w:rsidDel="00000000" w:rsidP="00000000" w:rsidRDefault="00000000" w:rsidRPr="00000000" w14:paraId="0000019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Total Revenue (Total amount of money current made)</w:t>
      </w:r>
    </w:p>
    <w:p w:rsidR="00000000" w:rsidDel="00000000" w:rsidP="00000000" w:rsidRDefault="00000000" w:rsidRPr="00000000" w14:paraId="0000019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Total number of check-ins</w:t>
      </w:r>
    </w:p>
    <w:p w:rsidR="00000000" w:rsidDel="00000000" w:rsidP="00000000" w:rsidRDefault="00000000" w:rsidRPr="00000000" w14:paraId="0000019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Number of users watching the event</w:t>
      </w:r>
    </w:p>
    <w:p w:rsidR="00000000" w:rsidDel="00000000" w:rsidP="00000000" w:rsidRDefault="00000000" w:rsidRPr="00000000" w14:paraId="0000019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Number of shares</w:t>
      </w:r>
    </w:p>
    <w:p w:rsidR="00000000" w:rsidDel="00000000" w:rsidP="00000000" w:rsidRDefault="00000000" w:rsidRPr="00000000" w14:paraId="0000019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Total number of RSVPs</w:t>
      </w:r>
    </w:p>
    <w:p w:rsidR="00000000" w:rsidDel="00000000" w:rsidP="00000000" w:rsidRDefault="00000000" w:rsidRPr="00000000" w14:paraId="0000019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Total number of page views</w:t>
      </w:r>
    </w:p>
    <w:p w:rsidR="00000000" w:rsidDel="00000000" w:rsidP="00000000" w:rsidRDefault="00000000" w:rsidRPr="00000000" w14:paraId="0000019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display the name of each ticket tier and number of tickets sold per tier</w:t>
      </w:r>
    </w:p>
    <w:p w:rsidR="00000000" w:rsidDel="00000000" w:rsidP="00000000" w:rsidRDefault="00000000" w:rsidRPr="00000000" w14:paraId="000001A0">
      <w:pPr>
        <w:pStyle w:val="Heading2"/>
        <w:rPr>
          <w:color w:val="000000"/>
          <w:sz w:val="24"/>
          <w:szCs w:val="24"/>
        </w:rPr>
      </w:pPr>
      <w:bookmarkStart w:colFirst="0" w:colLast="0" w:name="_heading=h.2xcytpi" w:id="22"/>
      <w:bookmarkEnd w:id="22"/>
      <w:r w:rsidDel="00000000" w:rsidR="00000000" w:rsidRPr="00000000">
        <w:rPr>
          <w:color w:val="000000"/>
          <w:sz w:val="24"/>
          <w:szCs w:val="24"/>
          <w:rtl w:val="0"/>
        </w:rPr>
        <w:t xml:space="preserve">5.14 Provide the ability to view Guest list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events will have a guest list that displays all the users that have RSVP’d to attend the event.  </w:t>
      </w:r>
    </w:p>
    <w:p w:rsidR="00000000" w:rsidDel="00000000" w:rsidP="00000000" w:rsidRDefault="00000000" w:rsidRPr="00000000" w14:paraId="000001A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can get to the guest list by clicking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guests</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on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Event Info Page.</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will be two different views of the guest list.</w:t>
      </w:r>
    </w:p>
    <w:p w:rsidR="00000000" w:rsidDel="00000000" w:rsidP="00000000" w:rsidRDefault="00000000" w:rsidRPr="00000000" w14:paraId="000001A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current user is not the creator of the event:</w:t>
      </w:r>
    </w:p>
    <w:p w:rsidR="00000000" w:rsidDel="00000000" w:rsidP="00000000" w:rsidRDefault="00000000" w:rsidRPr="00000000" w14:paraId="000001A5">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user names of the attending users will be displayed on the list.</w:t>
      </w:r>
    </w:p>
    <w:p w:rsidR="00000000" w:rsidDel="00000000" w:rsidP="00000000" w:rsidRDefault="00000000" w:rsidRPr="00000000" w14:paraId="000001A6">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usernames will take the current user to the attending user’s user profile.</w:t>
      </w:r>
    </w:p>
    <w:p w:rsidR="00000000" w:rsidDel="00000000" w:rsidP="00000000" w:rsidRDefault="00000000" w:rsidRPr="00000000" w14:paraId="000001A7">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search for users on the list by entering the user name on the search field.</w:t>
      </w:r>
    </w:p>
    <w:p w:rsidR="00000000" w:rsidDel="00000000" w:rsidP="00000000" w:rsidRDefault="00000000" w:rsidRPr="00000000" w14:paraId="000001A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current user is the creator of the event:</w:t>
      </w:r>
    </w:p>
    <w:p w:rsidR="00000000" w:rsidDel="00000000" w:rsidP="00000000" w:rsidRDefault="00000000" w:rsidRPr="00000000" w14:paraId="000001A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first and last names of the attending users will be displayed.</w:t>
      </w:r>
    </w:p>
    <w:p w:rsidR="00000000" w:rsidDel="00000000" w:rsidP="00000000" w:rsidRDefault="00000000" w:rsidRPr="00000000" w14:paraId="000001AA">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ticket type bought will be displayed.</w:t>
      </w:r>
    </w:p>
    <w:p w:rsidR="00000000" w:rsidDel="00000000" w:rsidP="00000000" w:rsidRDefault="00000000" w:rsidRPr="00000000" w14:paraId="000001AB">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check in button will be displayed</w:t>
      </w:r>
    </w:p>
    <w:p w:rsidR="00000000" w:rsidDel="00000000" w:rsidP="00000000" w:rsidRDefault="00000000" w:rsidRPr="00000000" w14:paraId="000001AC">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creator will be able to check in attending guests from the beginning of the event day, till the end of the event.</w:t>
      </w:r>
    </w:p>
    <w:p w:rsidR="00000000" w:rsidDel="00000000" w:rsidP="00000000" w:rsidRDefault="00000000" w:rsidRPr="00000000" w14:paraId="000001AD">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names will take the current user to the attending user’s user profile.</w:t>
      </w:r>
    </w:p>
    <w:p w:rsidR="00000000" w:rsidDel="00000000" w:rsidP="00000000" w:rsidRDefault="00000000" w:rsidRPr="00000000" w14:paraId="000001AE">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search for users on the list by entering the user’s first and/or last name on the search field.</w:t>
      </w:r>
    </w:p>
    <w:p w:rsidR="00000000" w:rsidDel="00000000" w:rsidP="00000000" w:rsidRDefault="00000000" w:rsidRPr="00000000" w14:paraId="000001AF">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also be able to search/sort by ticket type</w:t>
      </w:r>
    </w:p>
    <w:p w:rsidR="00000000" w:rsidDel="00000000" w:rsidP="00000000" w:rsidRDefault="00000000" w:rsidRPr="00000000" w14:paraId="000001B0">
      <w:pPr>
        <w:pStyle w:val="Heading2"/>
        <w:rPr>
          <w:color w:val="000000"/>
          <w:sz w:val="24"/>
          <w:szCs w:val="24"/>
        </w:rPr>
      </w:pPr>
      <w:bookmarkStart w:colFirst="0" w:colLast="0" w:name="_heading=h.1ci93xb" w:id="23"/>
      <w:bookmarkEnd w:id="23"/>
      <w:r w:rsidDel="00000000" w:rsidR="00000000" w:rsidRPr="00000000">
        <w:rPr>
          <w:color w:val="000000"/>
          <w:sz w:val="24"/>
          <w:szCs w:val="24"/>
          <w:rtl w:val="0"/>
        </w:rPr>
        <w:t xml:space="preserve">5.15 Create the ability for user to Contact Us </w:t>
      </w:r>
    </w:p>
    <w:p w:rsidR="00000000" w:rsidDel="00000000" w:rsidP="00000000" w:rsidRDefault="00000000" w:rsidRPr="00000000" w14:paraId="000001B1">
      <w:pPr>
        <w:ind w:left="360" w:firstLine="0"/>
        <w:rPr/>
      </w:pPr>
      <w:r w:rsidDel="00000000" w:rsidR="00000000" w:rsidRPr="00000000">
        <w:rPr>
          <w:rtl w:val="0"/>
        </w:rPr>
        <w:t xml:space="preserve">Provides users a form to send a message directly to SoshaLife.</w:t>
      </w:r>
    </w:p>
    <w:p w:rsidR="00000000" w:rsidDel="00000000" w:rsidP="00000000" w:rsidRDefault="00000000" w:rsidRPr="00000000" w14:paraId="000001B2">
      <w:pPr>
        <w:ind w:left="360" w:firstLine="0"/>
        <w:rPr>
          <w:i w:val="1"/>
        </w:rPr>
      </w:pPr>
      <w:r w:rsidDel="00000000" w:rsidR="00000000" w:rsidRPr="00000000">
        <w:rPr>
          <w:i w:val="1"/>
          <w:rtl w:val="0"/>
        </w:rPr>
        <w:t xml:space="preserve">System Rules:</w:t>
      </w:r>
    </w:p>
    <w:p w:rsidR="00000000" w:rsidDel="00000000" w:rsidP="00000000" w:rsidRDefault="00000000" w:rsidRPr="00000000" w14:paraId="000001B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contain a text box</w:t>
      </w:r>
    </w:p>
    <w:p w:rsidR="00000000" w:rsidDel="00000000" w:rsidP="00000000" w:rsidRDefault="00000000" w:rsidRPr="00000000" w14:paraId="000001B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have a send button</w:t>
      </w:r>
    </w:p>
    <w:p w:rsidR="00000000" w:rsidDel="00000000" w:rsidP="00000000" w:rsidRDefault="00000000" w:rsidRPr="00000000" w14:paraId="000001B5">
      <w:pPr>
        <w:pStyle w:val="Heading2"/>
        <w:rPr>
          <w:color w:val="000000"/>
          <w:sz w:val="24"/>
          <w:szCs w:val="24"/>
        </w:rPr>
      </w:pPr>
      <w:bookmarkStart w:colFirst="0" w:colLast="0" w:name="_heading=h.3whwml4" w:id="24"/>
      <w:bookmarkEnd w:id="24"/>
      <w:r w:rsidDel="00000000" w:rsidR="00000000" w:rsidRPr="00000000">
        <w:rPr>
          <w:color w:val="000000"/>
          <w:sz w:val="24"/>
          <w:szCs w:val="24"/>
          <w:rtl w:val="0"/>
        </w:rPr>
        <w:t xml:space="preserve">5.16 Create the ability for user to Invite Friends</w:t>
      </w:r>
    </w:p>
    <w:p w:rsidR="00000000" w:rsidDel="00000000" w:rsidP="00000000" w:rsidRDefault="00000000" w:rsidRPr="00000000" w14:paraId="000001B6">
      <w:pPr>
        <w:ind w:left="360" w:firstLine="0"/>
        <w:rPr/>
      </w:pPr>
      <w:r w:rsidDel="00000000" w:rsidR="00000000" w:rsidRPr="00000000">
        <w:rPr>
          <w:rtl w:val="0"/>
        </w:rPr>
        <w:t xml:space="preserve">Users can invite friends to join SoshaLife</w:t>
      </w:r>
    </w:p>
    <w:p w:rsidR="00000000" w:rsidDel="00000000" w:rsidP="00000000" w:rsidRDefault="00000000" w:rsidRPr="00000000" w14:paraId="000001B7">
      <w:pPr>
        <w:ind w:left="360" w:firstLine="0"/>
        <w:rPr>
          <w:i w:val="1"/>
        </w:rPr>
      </w:pPr>
      <w:r w:rsidDel="00000000" w:rsidR="00000000" w:rsidRPr="00000000">
        <w:rPr>
          <w:i w:val="1"/>
          <w:rtl w:val="0"/>
        </w:rPr>
        <w:t xml:space="preserve">System Rules:</w:t>
      </w:r>
    </w:p>
    <w:p w:rsidR="00000000" w:rsidDel="00000000" w:rsidP="00000000" w:rsidRDefault="00000000" w:rsidRPr="00000000" w14:paraId="000001B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Invite through Facebook</w:t>
      </w:r>
    </w:p>
    <w:p w:rsidR="00000000" w:rsidDel="00000000" w:rsidP="00000000" w:rsidRDefault="00000000" w:rsidRPr="00000000" w14:paraId="000001B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Invite through Twitter</w:t>
      </w:r>
    </w:p>
    <w:p w:rsidR="00000000" w:rsidDel="00000000" w:rsidP="00000000" w:rsidRDefault="00000000" w:rsidRPr="00000000" w14:paraId="000001B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Invite using messenger app on their phone.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2"/>
        <w:rPr>
          <w:color w:val="000000"/>
          <w:sz w:val="24"/>
          <w:szCs w:val="24"/>
        </w:rPr>
      </w:pPr>
      <w:bookmarkStart w:colFirst="0" w:colLast="0" w:name="_heading=h.2bn6wsx" w:id="25"/>
      <w:bookmarkEnd w:id="25"/>
      <w:r w:rsidDel="00000000" w:rsidR="00000000" w:rsidRPr="00000000">
        <w:rPr>
          <w:color w:val="000000"/>
          <w:sz w:val="24"/>
          <w:szCs w:val="24"/>
          <w:rtl w:val="0"/>
        </w:rPr>
        <w:t xml:space="preserve">5.17 Create the ability for users to view the following pages</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5.17.1 View Privacy Policy page</w:t>
      </w:r>
    </w:p>
    <w:p w:rsidR="00000000" w:rsidDel="00000000" w:rsidP="00000000" w:rsidRDefault="00000000" w:rsidRPr="00000000" w14:paraId="000001B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view Privacy Policy in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About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section of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General Information</w:t>
      </w:r>
    </w:p>
    <w:p w:rsidR="00000000" w:rsidDel="00000000" w:rsidP="00000000" w:rsidRDefault="00000000" w:rsidRPr="00000000" w14:paraId="000001C0">
      <w:pPr>
        <w:keepNext w:val="0"/>
        <w:keepLines w:val="0"/>
        <w:pageBreakBefore w:val="0"/>
        <w:widowControl w:val="1"/>
        <w:numPr>
          <w:ilvl w:val="2"/>
          <w:numId w:val="36"/>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1"/>
          <w:i w:val="0"/>
          <w:smallCaps w:val="0"/>
          <w:strike w:val="0"/>
          <w:color w:val="000000"/>
          <w:sz w:val="24"/>
          <w:szCs w:val="24"/>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View Terms of Use page</w:t>
      </w:r>
    </w:p>
    <w:p w:rsidR="00000000" w:rsidDel="00000000" w:rsidP="00000000" w:rsidRDefault="00000000" w:rsidRPr="00000000" w14:paraId="000001C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view Terms of Use in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About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section of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General Information</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5.17.3 View Purchase and Payment Terms page</w:t>
      </w:r>
    </w:p>
    <w:p w:rsidR="00000000" w:rsidDel="00000000" w:rsidP="00000000" w:rsidRDefault="00000000" w:rsidRPr="00000000" w14:paraId="000001C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view Purchase and Payment Terms in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About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section of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General Information</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5.17.4 View Standard Page Terms page</w:t>
      </w:r>
    </w:p>
    <w:p w:rsidR="00000000" w:rsidDel="00000000" w:rsidP="00000000" w:rsidRDefault="00000000" w:rsidRPr="00000000" w14:paraId="000001C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view Standard Page Terms in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About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section of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General Information.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informs users that all pages on SoshaLife are public and viewable by all. And that information shared must meet our privacy terms, terms of use, and all laws of the government</w:t>
      </w:r>
    </w:p>
    <w:p w:rsidR="00000000" w:rsidDel="00000000" w:rsidP="00000000" w:rsidRDefault="00000000" w:rsidRPr="00000000" w14:paraId="000001C6">
      <w:pPr>
        <w:pStyle w:val="Heading2"/>
        <w:rPr>
          <w:color w:val="000000"/>
          <w:sz w:val="24"/>
          <w:szCs w:val="24"/>
        </w:rPr>
      </w:pPr>
      <w:bookmarkStart w:colFirst="0" w:colLast="0" w:name="_heading=h.qsh70q" w:id="26"/>
      <w:bookmarkEnd w:id="26"/>
      <w:r w:rsidDel="00000000" w:rsidR="00000000" w:rsidRPr="00000000">
        <w:rPr>
          <w:color w:val="000000"/>
          <w:sz w:val="24"/>
          <w:szCs w:val="24"/>
          <w:rtl w:val="0"/>
        </w:rPr>
        <w:t xml:space="preserve">5.18 Provide users the ability to Share Events</w:t>
      </w:r>
    </w:p>
    <w:p w:rsidR="00000000" w:rsidDel="00000000" w:rsidP="00000000" w:rsidRDefault="00000000" w:rsidRPr="00000000" w14:paraId="000001C7">
      <w:pPr>
        <w:ind w:left="360" w:firstLine="0"/>
        <w:rPr/>
      </w:pPr>
      <w:r w:rsidDel="00000000" w:rsidR="00000000" w:rsidRPr="00000000">
        <w:rPr>
          <w:rtl w:val="0"/>
        </w:rPr>
        <w:t xml:space="preserve">User has the ability to share event information on Facebook and Twitter.</w:t>
      </w:r>
    </w:p>
    <w:p w:rsidR="00000000" w:rsidDel="00000000" w:rsidP="00000000" w:rsidRDefault="00000000" w:rsidRPr="00000000" w14:paraId="000001C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Facebook</w:t>
      </w:r>
    </w:p>
    <w:p w:rsidR="00000000" w:rsidDel="00000000" w:rsidP="00000000" w:rsidRDefault="00000000" w:rsidRPr="00000000" w14:paraId="000001C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When clicked, must direct users to log in the Facebook credentials and sign in.</w:t>
      </w:r>
    </w:p>
    <w:p w:rsidR="00000000" w:rsidDel="00000000" w:rsidP="00000000" w:rsidRDefault="00000000" w:rsidRPr="00000000" w14:paraId="000001C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request authorization for SoshaLife to post on the users behalf</w:t>
      </w:r>
    </w:p>
    <w:p w:rsidR="00000000" w:rsidDel="00000000" w:rsidP="00000000" w:rsidRDefault="00000000" w:rsidRPr="00000000" w14:paraId="000001C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show the information to be posted and provide a textbox for additional commentary.</w:t>
      </w:r>
    </w:p>
    <w:p w:rsidR="00000000" w:rsidDel="00000000" w:rsidP="00000000" w:rsidRDefault="00000000" w:rsidRPr="00000000" w14:paraId="000001C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post on Facebook when post is clicked</w:t>
      </w:r>
    </w:p>
    <w:p w:rsidR="00000000" w:rsidDel="00000000" w:rsidP="00000000" w:rsidRDefault="00000000" w:rsidRPr="00000000" w14:paraId="000001C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Twitter</w:t>
      </w:r>
    </w:p>
    <w:p w:rsidR="00000000" w:rsidDel="00000000" w:rsidP="00000000" w:rsidRDefault="00000000" w:rsidRPr="00000000" w14:paraId="000001C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When clicked, must direct users to log in the Twitter credentials and sign in. A user signing in automatically gives authorization to post on behalf of that user.</w:t>
      </w:r>
    </w:p>
    <w:p w:rsidR="00000000" w:rsidDel="00000000" w:rsidP="00000000" w:rsidRDefault="00000000" w:rsidRPr="00000000" w14:paraId="000001C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show the information to be posted and in a textbox which includes information from the event. User can tweet as-is or add additional information. </w:t>
      </w:r>
    </w:p>
    <w:p w:rsidR="00000000" w:rsidDel="00000000" w:rsidP="00000000" w:rsidRDefault="00000000" w:rsidRPr="00000000" w14:paraId="000001D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Must post on Twitter when tweet is clicked</w:t>
      </w:r>
    </w:p>
    <w:p w:rsidR="00000000" w:rsidDel="00000000" w:rsidP="00000000" w:rsidRDefault="00000000" w:rsidRPr="00000000" w14:paraId="000001D1">
      <w:pPr>
        <w:pStyle w:val="Heading2"/>
        <w:rPr>
          <w:color w:val="000000"/>
          <w:sz w:val="24"/>
          <w:szCs w:val="24"/>
        </w:rPr>
      </w:pPr>
      <w:bookmarkStart w:colFirst="0" w:colLast="0" w:name="_heading=h.3as4poj" w:id="27"/>
      <w:bookmarkEnd w:id="27"/>
      <w:r w:rsidDel="00000000" w:rsidR="00000000" w:rsidRPr="00000000">
        <w:rPr>
          <w:color w:val="000000"/>
          <w:sz w:val="24"/>
          <w:szCs w:val="24"/>
          <w:rtl w:val="0"/>
        </w:rPr>
        <w:t xml:space="preserve">5.19 Provide users the ability to Blast Events</w:t>
      </w:r>
    </w:p>
    <w:p w:rsidR="00000000" w:rsidDel="00000000" w:rsidP="00000000" w:rsidRDefault="00000000" w:rsidRPr="00000000" w14:paraId="000001D2">
      <w:pPr>
        <w:ind w:left="360" w:firstLine="0"/>
        <w:rPr/>
      </w:pPr>
      <w:r w:rsidDel="00000000" w:rsidR="00000000" w:rsidRPr="00000000">
        <w:rPr>
          <w:rtl w:val="0"/>
        </w:rPr>
        <w:t xml:space="preserve">This allows a user to share an event with other users that are following them. When a user blast an event, it appears on the Social Timeline of all users that are following the user that blasted the event.</w:t>
      </w:r>
    </w:p>
    <w:p w:rsidR="00000000" w:rsidDel="00000000" w:rsidP="00000000" w:rsidRDefault="00000000" w:rsidRPr="00000000" w14:paraId="000001D3">
      <w:pPr>
        <w:ind w:left="360" w:firstLine="0"/>
        <w:rPr>
          <w:i w:val="1"/>
        </w:rPr>
      </w:pPr>
      <w:r w:rsidDel="00000000" w:rsidR="00000000" w:rsidRPr="00000000">
        <w:rPr>
          <w:i w:val="1"/>
          <w:rtl w:val="0"/>
        </w:rPr>
        <w:t xml:space="preserve">System Rules:</w:t>
      </w:r>
    </w:p>
    <w:p w:rsidR="00000000" w:rsidDel="00000000" w:rsidP="00000000" w:rsidRDefault="00000000" w:rsidRPr="00000000" w14:paraId="000001D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 matter how many times a user clicks the blast button, this must have only one occurs the timeline of users that follow them.</w:t>
      </w:r>
    </w:p>
    <w:p w:rsidR="00000000" w:rsidDel="00000000" w:rsidP="00000000" w:rsidRDefault="00000000" w:rsidRPr="00000000" w14:paraId="000001D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cannot blast a private event</w:t>
      </w:r>
    </w:p>
    <w:p w:rsidR="00000000" w:rsidDel="00000000" w:rsidP="00000000" w:rsidRDefault="00000000" w:rsidRPr="00000000" w14:paraId="000001D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a user already has an occurrence of an event on their timeline, then a blast by a user they are following, must not create a duplicate occurrence.</w:t>
      </w:r>
    </w:p>
    <w:p w:rsidR="00000000" w:rsidDel="00000000" w:rsidP="00000000" w:rsidRDefault="00000000" w:rsidRPr="00000000" w14:paraId="000001D7">
      <w:pPr>
        <w:pStyle w:val="Heading2"/>
        <w:rPr>
          <w:color w:val="000000"/>
          <w:sz w:val="24"/>
          <w:szCs w:val="24"/>
        </w:rPr>
      </w:pPr>
      <w:bookmarkStart w:colFirst="0" w:colLast="0" w:name="_heading=h.1pxezwc" w:id="28"/>
      <w:bookmarkEnd w:id="28"/>
      <w:r w:rsidDel="00000000" w:rsidR="00000000" w:rsidRPr="00000000">
        <w:rPr>
          <w:color w:val="000000"/>
          <w:sz w:val="24"/>
          <w:szCs w:val="24"/>
          <w:rtl w:val="0"/>
        </w:rPr>
        <w:t xml:space="preserve">5.20 Provide users the ability to Blast Pictures</w:t>
      </w:r>
    </w:p>
    <w:p w:rsidR="00000000" w:rsidDel="00000000" w:rsidP="00000000" w:rsidRDefault="00000000" w:rsidRPr="00000000" w14:paraId="000001D8">
      <w:pPr>
        <w:ind w:left="360" w:firstLine="0"/>
        <w:rPr/>
      </w:pPr>
      <w:r w:rsidDel="00000000" w:rsidR="00000000" w:rsidRPr="00000000">
        <w:rPr>
          <w:rtl w:val="0"/>
        </w:rPr>
        <w:t xml:space="preserve">A user will be able to blast any picture that they come across.  It doesn’t matter if they accessed the picture either from their MySoshaLife or accessing it through the gallery of an event.</w:t>
      </w:r>
    </w:p>
    <w:p w:rsidR="00000000" w:rsidDel="00000000" w:rsidP="00000000" w:rsidRDefault="00000000" w:rsidRPr="00000000" w14:paraId="000001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While on the picture, the user can click the blast button.</w:t>
      </w:r>
    </w:p>
    <w:p w:rsidR="00000000" w:rsidDel="00000000" w:rsidP="00000000" w:rsidRDefault="00000000" w:rsidRPr="00000000" w14:paraId="000001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message saying the picture has been blasted must be displayed.</w:t>
      </w:r>
    </w:p>
    <w:p w:rsidR="00000000" w:rsidDel="00000000" w:rsidP="00000000" w:rsidRDefault="00000000" w:rsidRPr="00000000" w14:paraId="000001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number of blasts attached to the picture must increase by one.</w:t>
      </w:r>
    </w:p>
    <w:p w:rsidR="00000000" w:rsidDel="00000000" w:rsidP="00000000" w:rsidRDefault="00000000" w:rsidRPr="00000000" w14:paraId="000001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only blast a picture once.</w:t>
      </w:r>
    </w:p>
    <w:p w:rsidR="00000000" w:rsidDel="00000000" w:rsidP="00000000" w:rsidRDefault="00000000" w:rsidRPr="00000000" w14:paraId="000001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Blasted pictures will be viewable on the MySoshaLife page of all users following the blasting user even if they are not following the user that uploaded the picture.</w:t>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that see the picture on their timeline can scroll sideways to see the other pictures posted by the user for that event.</w:t>
      </w:r>
    </w:p>
    <w:p w:rsidR="00000000" w:rsidDel="00000000" w:rsidP="00000000" w:rsidRDefault="00000000" w:rsidRPr="00000000" w14:paraId="000001DF">
      <w:pPr>
        <w:pStyle w:val="Heading2"/>
        <w:rPr>
          <w:color w:val="000000"/>
          <w:sz w:val="24"/>
          <w:szCs w:val="24"/>
        </w:rPr>
      </w:pPr>
      <w:bookmarkStart w:colFirst="0" w:colLast="0" w:name="_heading=h.49x2ik5" w:id="29"/>
      <w:bookmarkEnd w:id="29"/>
      <w:r w:rsidDel="00000000" w:rsidR="00000000" w:rsidRPr="00000000">
        <w:rPr>
          <w:color w:val="000000"/>
          <w:sz w:val="24"/>
          <w:szCs w:val="24"/>
          <w:rtl w:val="0"/>
        </w:rPr>
        <w:t xml:space="preserve">5.21 Create a Messaging platform</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will be 2 types of messaging (individual direct messages or event group messaging).  </w:t>
      </w:r>
    </w:p>
    <w:p w:rsidR="00000000" w:rsidDel="00000000" w:rsidP="00000000" w:rsidRDefault="00000000" w:rsidRPr="00000000" w14:paraId="000001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Individual Direct Messages:</w:t>
      </w:r>
    </w:p>
    <w:p w:rsidR="00000000" w:rsidDel="00000000" w:rsidP="00000000" w:rsidRDefault="00000000" w:rsidRPr="00000000" w14:paraId="000001E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the user has unread messages, message Icon will display the number of conversations with unread messages.</w:t>
      </w:r>
    </w:p>
    <w:p w:rsidR="00000000" w:rsidDel="00000000" w:rsidP="00000000" w:rsidRDefault="00000000" w:rsidRPr="00000000" w14:paraId="000001E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the message button on the top menu of the app will take the current user to a list of all their conversations.</w:t>
      </w:r>
    </w:p>
    <w:p w:rsidR="00000000" w:rsidDel="00000000" w:rsidP="00000000" w:rsidRDefault="00000000" w:rsidRPr="00000000" w14:paraId="000001E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on Message on the top left menu list will also take the current user to a list of all their conversations.</w:t>
      </w:r>
    </w:p>
    <w:p w:rsidR="00000000" w:rsidDel="00000000" w:rsidP="00000000" w:rsidRDefault="00000000" w:rsidRPr="00000000" w14:paraId="000001E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click into any of those conversations to send the user a message.</w:t>
      </w:r>
    </w:p>
    <w:p w:rsidR="00000000" w:rsidDel="00000000" w:rsidP="00000000" w:rsidRDefault="00000000" w:rsidRPr="00000000" w14:paraId="000001E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also send messages to other users by clicking on the message icon on their user profile.</w:t>
      </w:r>
    </w:p>
    <w:p w:rsidR="00000000" w:rsidDel="00000000" w:rsidP="00000000" w:rsidRDefault="00000000" w:rsidRPr="00000000" w14:paraId="000001E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Users can send private messages to other users that either follow them or are followed by them.  </w:t>
      </w:r>
    </w:p>
    <w:p w:rsidR="00000000" w:rsidDel="00000000" w:rsidP="00000000" w:rsidRDefault="00000000" w:rsidRPr="00000000" w14:paraId="000001E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a user does not follow another user, or isn’t followed by the user, clicking on the message button on their user profile will prompt a message saying user can’t be messaged.</w:t>
      </w:r>
    </w:p>
    <w:p w:rsidR="00000000" w:rsidDel="00000000" w:rsidP="00000000" w:rsidRDefault="00000000" w:rsidRPr="00000000" w14:paraId="000001E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Messages are saved in threads of conversations with each user.</w:t>
      </w:r>
    </w:p>
    <w:p w:rsidR="00000000" w:rsidDel="00000000" w:rsidP="00000000" w:rsidRDefault="00000000" w:rsidRPr="00000000" w14:paraId="000001E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Messages received will prompt a push notification</w:t>
      </w:r>
    </w:p>
    <w:p w:rsidR="00000000" w:rsidDel="00000000" w:rsidP="00000000" w:rsidRDefault="00000000" w:rsidRPr="00000000" w14:paraId="000001E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Messages will be displayed with the most recent ones at the button.</w:t>
      </w:r>
    </w:p>
    <w:p w:rsidR="00000000" w:rsidDel="00000000" w:rsidP="00000000" w:rsidRDefault="00000000" w:rsidRPr="00000000" w14:paraId="000001E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messages from the other user will be displayed left indented.</w:t>
      </w:r>
    </w:p>
    <w:p w:rsidR="00000000" w:rsidDel="00000000" w:rsidP="00000000" w:rsidRDefault="00000000" w:rsidRPr="00000000" w14:paraId="000001E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messages from the current user will be displayed right indented.</w:t>
      </w:r>
    </w:p>
    <w:p w:rsidR="00000000" w:rsidDel="00000000" w:rsidP="00000000" w:rsidRDefault="00000000" w:rsidRPr="00000000" w14:paraId="000001E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date and time each message was sent/received will be displayed at the bottom of the message.</w:t>
      </w:r>
    </w:p>
    <w:p w:rsidR="00000000" w:rsidDel="00000000" w:rsidP="00000000" w:rsidRDefault="00000000" w:rsidRPr="00000000" w14:paraId="000001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Mass Messaging:</w:t>
      </w:r>
    </w:p>
    <w:p w:rsidR="00000000" w:rsidDel="00000000" w:rsidP="00000000" w:rsidRDefault="00000000" w:rsidRPr="00000000" w14:paraId="000001F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creator of an event can send all of its current attending users a mass message by clicking on the manage event from the left menu list.</w:t>
      </w:r>
    </w:p>
    <w:p w:rsidR="00000000" w:rsidDel="00000000" w:rsidP="00000000" w:rsidRDefault="00000000" w:rsidRPr="00000000" w14:paraId="000001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 the manage event page, the user will select the event they want to send the message for.</w:t>
      </w:r>
    </w:p>
    <w:p w:rsidR="00000000" w:rsidDel="00000000" w:rsidP="00000000" w:rsidRDefault="00000000" w:rsidRPr="00000000" w14:paraId="000001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user will be able to click create message on that screen to compose the message to be sent.</w:t>
      </w:r>
    </w:p>
    <w:p w:rsidR="00000000" w:rsidDel="00000000" w:rsidP="00000000" w:rsidRDefault="00000000" w:rsidRPr="00000000" w14:paraId="000001F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the send button is clicked.  All users currently attending the event will receive the message.</w:t>
      </w:r>
    </w:p>
    <w:p w:rsidR="00000000" w:rsidDel="00000000" w:rsidP="00000000" w:rsidRDefault="00000000" w:rsidRPr="00000000" w14:paraId="000001F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message will indicate that it is a mass message for the particular event.</w:t>
      </w:r>
    </w:p>
    <w:p w:rsidR="00000000" w:rsidDel="00000000" w:rsidP="00000000" w:rsidRDefault="00000000" w:rsidRPr="00000000" w14:paraId="000001F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of the conversations will be added to the creator of the events message conversation list.</w:t>
      </w:r>
    </w:p>
    <w:p w:rsidR="00000000" w:rsidDel="00000000" w:rsidP="00000000" w:rsidRDefault="00000000" w:rsidRPr="00000000" w14:paraId="000001F6">
      <w:pPr>
        <w:pStyle w:val="Heading2"/>
        <w:rPr>
          <w:color w:val="000000"/>
          <w:sz w:val="24"/>
          <w:szCs w:val="24"/>
        </w:rPr>
      </w:pPr>
      <w:bookmarkStart w:colFirst="0" w:colLast="0" w:name="_heading=h.2p2csry" w:id="30"/>
      <w:bookmarkEnd w:id="30"/>
      <w:r w:rsidDel="00000000" w:rsidR="00000000" w:rsidRPr="00000000">
        <w:rPr>
          <w:color w:val="000000"/>
          <w:sz w:val="24"/>
          <w:szCs w:val="24"/>
          <w:rtl w:val="0"/>
        </w:rPr>
        <w:t xml:space="preserve">5.22 Create a Home Timeline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Home timeline is the default-landing page when SoshaLife is launched.  It displays a list of all the events added on SoshaLife.</w:t>
      </w:r>
    </w:p>
    <w:p w:rsidR="00000000" w:rsidDel="00000000" w:rsidP="00000000" w:rsidRDefault="00000000" w:rsidRPr="00000000" w14:paraId="000001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public events posted on SoshaLife will be displayed on this page.</w:t>
      </w:r>
    </w:p>
    <w:p w:rsidR="00000000" w:rsidDel="00000000" w:rsidP="00000000" w:rsidRDefault="00000000" w:rsidRPr="00000000" w14:paraId="000001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private events that the current user is invited to will be displayed on this page.</w:t>
      </w:r>
    </w:p>
    <w:p w:rsidR="00000000" w:rsidDel="00000000" w:rsidP="00000000" w:rsidRDefault="00000000" w:rsidRPr="00000000" w14:paraId="000001F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a user is not invited to a private event, they will not be able to see the event info on their timeline.</w:t>
      </w:r>
    </w:p>
    <w:p w:rsidR="00000000" w:rsidDel="00000000" w:rsidP="00000000" w:rsidRDefault="00000000" w:rsidRPr="00000000" w14:paraId="000001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By default the events are displayed in the order in which they were created or edited.</w:t>
      </w:r>
    </w:p>
    <w:p w:rsidR="00000000" w:rsidDel="00000000" w:rsidP="00000000" w:rsidRDefault="00000000" w:rsidRPr="00000000" w14:paraId="000001F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Newly created or edited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events are displayed at the top of the timeline.</w:t>
      </w:r>
    </w:p>
    <w:p w:rsidR="00000000" w:rsidDel="00000000" w:rsidP="00000000" w:rsidRDefault="00000000" w:rsidRPr="00000000" w14:paraId="000001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change the sort order in which the events are displayed to;</w:t>
      </w:r>
    </w:p>
    <w:p w:rsidR="00000000" w:rsidDel="00000000" w:rsidP="00000000" w:rsidRDefault="00000000" w:rsidRPr="00000000" w14:paraId="000001F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Time of event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This will display all future events according to the time it occurs.  Events coming up sooner will be displayed at the top of the timeline.</w:t>
      </w:r>
    </w:p>
    <w:p w:rsidR="00000000" w:rsidDel="00000000" w:rsidP="00000000" w:rsidRDefault="00000000" w:rsidRPr="00000000" w14:paraId="000001F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Distance of event: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will display all future events according to the location in which it occurs.  Events closer to the current location of the user will be displayed at the top of the timeline.</w:t>
      </w:r>
    </w:p>
    <w:p w:rsidR="00000000" w:rsidDel="00000000" w:rsidP="00000000" w:rsidRDefault="00000000" w:rsidRPr="00000000" w14:paraId="0000020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Past events:</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This sort will display all past events.  The most recently completed event will be listed at the top of the timeline.</w:t>
      </w:r>
    </w:p>
    <w:p w:rsidR="00000000" w:rsidDel="00000000" w:rsidP="00000000" w:rsidRDefault="00000000" w:rsidRPr="00000000" w14:paraId="000002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events on the timeline will display the following.</w:t>
      </w:r>
    </w:p>
    <w:p w:rsidR="00000000" w:rsidDel="00000000" w:rsidP="00000000" w:rsidRDefault="00000000" w:rsidRPr="00000000" w14:paraId="0000020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Name</w:t>
      </w:r>
    </w:p>
    <w:p w:rsidR="00000000" w:rsidDel="00000000" w:rsidP="00000000" w:rsidRDefault="00000000" w:rsidRPr="00000000" w14:paraId="0000020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creator’s username</w:t>
      </w:r>
    </w:p>
    <w:p w:rsidR="00000000" w:rsidDel="00000000" w:rsidP="00000000" w:rsidRDefault="00000000" w:rsidRPr="00000000" w14:paraId="0000020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Address</w:t>
      </w:r>
    </w:p>
    <w:p w:rsidR="00000000" w:rsidDel="00000000" w:rsidP="00000000" w:rsidRDefault="00000000" w:rsidRPr="00000000" w14:paraId="0000020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Date </w:t>
      </w:r>
    </w:p>
    <w:p w:rsidR="00000000" w:rsidDel="00000000" w:rsidP="00000000" w:rsidRDefault="00000000" w:rsidRPr="00000000" w14:paraId="0000020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Start time</w:t>
      </w:r>
    </w:p>
    <w:p w:rsidR="00000000" w:rsidDel="00000000" w:rsidP="00000000" w:rsidRDefault="00000000" w:rsidRPr="00000000" w14:paraId="0000020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Distance from user’s current location</w:t>
      </w:r>
    </w:p>
    <w:p w:rsidR="00000000" w:rsidDel="00000000" w:rsidP="00000000" w:rsidRDefault="00000000" w:rsidRPr="00000000" w14:paraId="0000020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Paid event notification if it is a paid event</w:t>
      </w:r>
    </w:p>
    <w:p w:rsidR="00000000" w:rsidDel="00000000" w:rsidP="00000000" w:rsidRDefault="00000000" w:rsidRPr="00000000" w14:paraId="0000020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Private event notification if it is a private event.</w:t>
      </w:r>
    </w:p>
    <w:p w:rsidR="00000000" w:rsidDel="00000000" w:rsidP="00000000" w:rsidRDefault="00000000" w:rsidRPr="00000000" w14:paraId="000002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sort to help search for a particular event by either entering the name of the event or username of creator in the search field.</w:t>
      </w:r>
    </w:p>
    <w:p w:rsidR="00000000" w:rsidDel="00000000" w:rsidP="00000000" w:rsidRDefault="00000000" w:rsidRPr="00000000" w14:paraId="0000020B">
      <w:pPr>
        <w:pStyle w:val="Heading2"/>
        <w:rPr>
          <w:color w:val="000000"/>
          <w:sz w:val="24"/>
          <w:szCs w:val="24"/>
        </w:rPr>
      </w:pPr>
      <w:bookmarkStart w:colFirst="0" w:colLast="0" w:name="_heading=h.147n2zr" w:id="31"/>
      <w:bookmarkEnd w:id="31"/>
      <w:r w:rsidDel="00000000" w:rsidR="00000000" w:rsidRPr="00000000">
        <w:rPr>
          <w:color w:val="000000"/>
          <w:sz w:val="24"/>
          <w:szCs w:val="24"/>
          <w:rtl w:val="0"/>
        </w:rPr>
        <w:t xml:space="preserve">5.23 Create a Social Timeline: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Social timeline displays events added or blasted by users that the current user follows.</w:t>
      </w:r>
      <w:r w:rsidDel="00000000" w:rsidR="00000000" w:rsidRPr="00000000">
        <w:drawing>
          <wp:anchor allowOverlap="1" behindDoc="0" distB="0" distT="0" distL="114300" distR="114300" hidden="0" layoutInCell="1" locked="0" relativeHeight="0" simplePos="0">
            <wp:simplePos x="0" y="0"/>
            <wp:positionH relativeFrom="column">
              <wp:posOffset>3000375</wp:posOffset>
            </wp:positionH>
            <wp:positionV relativeFrom="paragraph">
              <wp:posOffset>119379</wp:posOffset>
            </wp:positionV>
            <wp:extent cx="2612390" cy="2286000"/>
            <wp:effectExtent b="0" l="0" r="0" t="0"/>
            <wp:wrapSquare wrapText="bothSides" distB="0" distT="0" distL="114300" distR="11430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12390" cy="2286000"/>
                    </a:xfrm>
                    <a:prstGeom prst="rect"/>
                    <a:ln/>
                  </pic:spPr>
                </pic:pic>
              </a:graphicData>
            </a:graphic>
          </wp:anchor>
        </w:drawing>
      </w:r>
    </w:p>
    <w:p w:rsidR="00000000" w:rsidDel="00000000" w:rsidP="00000000" w:rsidRDefault="00000000" w:rsidRPr="00000000" w14:paraId="000002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public events posted by users followed by current user will be displayed on this page.</w:t>
      </w:r>
    </w:p>
    <w:p w:rsidR="00000000" w:rsidDel="00000000" w:rsidP="00000000" w:rsidRDefault="00000000" w:rsidRPr="00000000" w14:paraId="000002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private events that the current user is invited to will be displayed on this page.</w:t>
      </w:r>
    </w:p>
    <w:p w:rsidR="00000000" w:rsidDel="00000000" w:rsidP="00000000" w:rsidRDefault="00000000" w:rsidRPr="00000000" w14:paraId="0000020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a user is not invited to a private event, they will not be able to see the event info on their timeline.</w:t>
      </w:r>
    </w:p>
    <w:p w:rsidR="00000000" w:rsidDel="00000000" w:rsidP="00000000" w:rsidRDefault="00000000" w:rsidRPr="00000000" w14:paraId="000002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By default the events are displayed in the order in which they were created or edited.</w:t>
      </w:r>
    </w:p>
    <w:p w:rsidR="00000000" w:rsidDel="00000000" w:rsidP="00000000" w:rsidRDefault="00000000" w:rsidRPr="00000000" w14:paraId="0000021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Newly created or edited</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events are displayed at the top of the timeline.</w:t>
      </w:r>
    </w:p>
    <w:p w:rsidR="00000000" w:rsidDel="00000000" w:rsidP="00000000" w:rsidRDefault="00000000" w:rsidRPr="00000000" w14:paraId="000002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change the sort order in which the events are displayed to;</w:t>
      </w:r>
    </w:p>
    <w:p w:rsidR="00000000" w:rsidDel="00000000" w:rsidP="00000000" w:rsidRDefault="00000000" w:rsidRPr="00000000" w14:paraId="0000021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Time of event</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This will display all future events according to the time it occurs.  Events coming up sooner will be displayed at the top of the timeline.</w:t>
      </w:r>
    </w:p>
    <w:p w:rsidR="00000000" w:rsidDel="00000000" w:rsidP="00000000" w:rsidRDefault="00000000" w:rsidRPr="00000000" w14:paraId="0000021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Distance of event: </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This will display all future events according to the location in which it occurs.  Events closer to the current location of the user will be displayed at the top of the timeline.</w:t>
      </w:r>
    </w:p>
    <w:p w:rsidR="00000000" w:rsidDel="00000000" w:rsidP="00000000" w:rsidRDefault="00000000" w:rsidRPr="00000000" w14:paraId="0000021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Past events:</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This sort will display all past events.  The most recently completed event will be listed at the top of the timeline.</w:t>
      </w:r>
    </w:p>
    <w:p w:rsidR="00000000" w:rsidDel="00000000" w:rsidP="00000000" w:rsidRDefault="00000000" w:rsidRPr="00000000" w14:paraId="000002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events on the timeline will display the following.</w:t>
      </w:r>
    </w:p>
    <w:p w:rsidR="00000000" w:rsidDel="00000000" w:rsidP="00000000" w:rsidRDefault="00000000" w:rsidRPr="00000000" w14:paraId="0000021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Name</w:t>
      </w:r>
    </w:p>
    <w:p w:rsidR="00000000" w:rsidDel="00000000" w:rsidP="00000000" w:rsidRDefault="00000000" w:rsidRPr="00000000" w14:paraId="0000021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Event creator’s username</w:t>
      </w:r>
    </w:p>
    <w:p w:rsidR="00000000" w:rsidDel="00000000" w:rsidP="00000000" w:rsidRDefault="00000000" w:rsidRPr="00000000" w14:paraId="0000021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Address</w:t>
      </w:r>
    </w:p>
    <w:p w:rsidR="00000000" w:rsidDel="00000000" w:rsidP="00000000" w:rsidRDefault="00000000" w:rsidRPr="00000000" w14:paraId="0000021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Date </w:t>
      </w:r>
    </w:p>
    <w:p w:rsidR="00000000" w:rsidDel="00000000" w:rsidP="00000000" w:rsidRDefault="00000000" w:rsidRPr="00000000" w14:paraId="0000021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Start time</w:t>
      </w:r>
    </w:p>
    <w:p w:rsidR="00000000" w:rsidDel="00000000" w:rsidP="00000000" w:rsidRDefault="00000000" w:rsidRPr="00000000" w14:paraId="0000021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Distance from user’s current location</w:t>
      </w:r>
    </w:p>
    <w:p w:rsidR="00000000" w:rsidDel="00000000" w:rsidP="00000000" w:rsidRDefault="00000000" w:rsidRPr="00000000" w14:paraId="0000021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Paid event notification if it is a paid event</w:t>
      </w:r>
    </w:p>
    <w:p w:rsidR="00000000" w:rsidDel="00000000" w:rsidP="00000000" w:rsidRDefault="00000000" w:rsidRPr="00000000" w14:paraId="0000021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Private event notification if it is a private event.</w:t>
      </w:r>
    </w:p>
    <w:p w:rsidR="00000000" w:rsidDel="00000000" w:rsidP="00000000" w:rsidRDefault="00000000" w:rsidRPr="00000000" w14:paraId="000002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will be able to sort to help search for a particular event by either entering the name of the event or username of creator in the search field.</w:t>
      </w:r>
    </w:p>
    <w:p w:rsidR="00000000" w:rsidDel="00000000" w:rsidP="00000000" w:rsidRDefault="00000000" w:rsidRPr="00000000" w14:paraId="00000220">
      <w:pPr>
        <w:pStyle w:val="Heading2"/>
        <w:rPr>
          <w:color w:val="000000"/>
          <w:sz w:val="24"/>
          <w:szCs w:val="24"/>
        </w:rPr>
      </w:pPr>
      <w:bookmarkStart w:colFirst="0" w:colLast="0" w:name="_heading=h.3o7alnk" w:id="32"/>
      <w:bookmarkEnd w:id="32"/>
      <w:r w:rsidDel="00000000" w:rsidR="00000000" w:rsidRPr="00000000">
        <w:rPr>
          <w:color w:val="000000"/>
          <w:sz w:val="24"/>
          <w:szCs w:val="24"/>
          <w:rtl w:val="0"/>
        </w:rPr>
        <w:t xml:space="preserve">5.24 Provide the ability to Refund All [for paid events only]</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An event creator will be able to refund all the money received for an event in the event of a cancellation or postponement.</w:t>
      </w:r>
    </w:p>
    <w:p w:rsidR="00000000" w:rsidDel="00000000" w:rsidP="00000000" w:rsidRDefault="00000000" w:rsidRPr="00000000" w14:paraId="000002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event creator will have a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refund all</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 at the bottom of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Event Info Page</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refund all</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button will prompt a warning asking if the user is sure about the refund.</w:t>
      </w:r>
    </w:p>
    <w:p w:rsidR="00000000" w:rsidDel="00000000" w:rsidP="00000000" w:rsidRDefault="00000000" w:rsidRPr="00000000" w14:paraId="000002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Clicking yes on the warning will start the </w:t>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refund all</w:t>
      </w: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 process</w:t>
      </w:r>
      <w:r w:rsidDel="00000000" w:rsidR="00000000" w:rsidRPr="00000000">
        <w:rPr>
          <w:rtl w:val="0"/>
        </w:rPr>
      </w:r>
    </w:p>
    <w:p w:rsidR="00000000" w:rsidDel="00000000" w:rsidP="00000000" w:rsidRDefault="00000000" w:rsidRPr="00000000" w14:paraId="00000225">
      <w:pPr>
        <w:pStyle w:val="Heading2"/>
        <w:rPr>
          <w:color w:val="000000"/>
          <w:sz w:val="24"/>
          <w:szCs w:val="24"/>
        </w:rPr>
      </w:pPr>
      <w:bookmarkStart w:colFirst="0" w:colLast="0" w:name="_heading=h.23ckvvd" w:id="33"/>
      <w:bookmarkEnd w:id="33"/>
      <w:r w:rsidDel="00000000" w:rsidR="00000000" w:rsidRPr="00000000">
        <w:rPr>
          <w:color w:val="000000"/>
          <w:sz w:val="24"/>
          <w:szCs w:val="24"/>
          <w:rtl w:val="0"/>
        </w:rPr>
        <w:t xml:space="preserve">5.25 Create an Event Information Page</w:t>
      </w:r>
    </w:p>
    <w:p w:rsidR="00000000" w:rsidDel="00000000" w:rsidP="00000000" w:rsidRDefault="00000000" w:rsidRPr="00000000" w14:paraId="00000226">
      <w:pPr>
        <w:ind w:left="360" w:firstLine="0"/>
        <w:rPr/>
      </w:pPr>
      <w:r w:rsidDel="00000000" w:rsidR="00000000" w:rsidRPr="00000000">
        <w:rPr>
          <w:rtl w:val="0"/>
        </w:rPr>
        <w:t xml:space="preserve">Provides users with detailed information about a particular event/social.</w:t>
      </w:r>
    </w:p>
    <w:p w:rsidR="00000000" w:rsidDel="00000000" w:rsidP="00000000" w:rsidRDefault="00000000" w:rsidRPr="00000000" w14:paraId="00000227">
      <w:pPr>
        <w:ind w:left="360" w:firstLine="0"/>
        <w:rPr/>
      </w:pPr>
      <w:r w:rsidDel="00000000" w:rsidR="00000000" w:rsidRPr="00000000">
        <w:rPr>
          <w:i w:val="1"/>
          <w:rtl w:val="0"/>
        </w:rPr>
        <w:t xml:space="preserve">System Rules</w:t>
      </w:r>
      <w:r w:rsidDel="00000000" w:rsidR="00000000" w:rsidRPr="00000000">
        <w:rPr>
          <w:rtl w:val="0"/>
        </w:rPr>
        <w:t xml:space="preserve">:</w:t>
      </w:r>
    </w:p>
    <w:p w:rsidR="00000000" w:rsidDel="00000000" w:rsidP="00000000" w:rsidRDefault="00000000" w:rsidRPr="00000000" w14:paraId="0000022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will either see a video or event image, this video or image must have 16:9 ratio</w:t>
      </w:r>
    </w:p>
    <w:p w:rsidR="00000000" w:rsidDel="00000000" w:rsidP="00000000" w:rsidRDefault="00000000" w:rsidRPr="00000000" w14:paraId="0000022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 user can flag an event for being inappropriate.</w:t>
      </w:r>
    </w:p>
    <w:p w:rsidR="00000000" w:rsidDel="00000000" w:rsidP="00000000" w:rsidRDefault="00000000" w:rsidRPr="00000000" w14:paraId="0000022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 user that created the event will see the following buttons:</w:t>
      </w:r>
    </w:p>
    <w:p w:rsidR="00000000" w:rsidDel="00000000" w:rsidP="00000000" w:rsidRDefault="00000000" w:rsidRPr="00000000" w14:paraId="0000022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Guest list</w:t>
      </w:r>
    </w:p>
    <w:p w:rsidR="00000000" w:rsidDel="00000000" w:rsidP="00000000" w:rsidRDefault="00000000" w:rsidRPr="00000000" w14:paraId="0000022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RSVP</w:t>
      </w:r>
    </w:p>
    <w:p w:rsidR="00000000" w:rsidDel="00000000" w:rsidP="00000000" w:rsidRDefault="00000000" w:rsidRPr="00000000" w14:paraId="0000022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Share</w:t>
      </w:r>
    </w:p>
    <w:p w:rsidR="00000000" w:rsidDel="00000000" w:rsidP="00000000" w:rsidRDefault="00000000" w:rsidRPr="00000000" w14:paraId="0000022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Stats</w:t>
      </w:r>
    </w:p>
    <w:p w:rsidR="00000000" w:rsidDel="00000000" w:rsidP="00000000" w:rsidRDefault="00000000" w:rsidRPr="00000000" w14:paraId="0000022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Gallery</w:t>
      </w:r>
    </w:p>
    <w:p w:rsidR="00000000" w:rsidDel="00000000" w:rsidP="00000000" w:rsidRDefault="00000000" w:rsidRPr="00000000" w14:paraId="0000023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Edit/Manage</w:t>
      </w:r>
    </w:p>
    <w:p w:rsidR="00000000" w:rsidDel="00000000" w:rsidP="00000000" w:rsidRDefault="00000000" w:rsidRPr="00000000" w14:paraId="0000023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All other users that aren’t the user that created the event will see the following buttons:</w:t>
      </w:r>
    </w:p>
    <w:p w:rsidR="00000000" w:rsidDel="00000000" w:rsidP="00000000" w:rsidRDefault="00000000" w:rsidRPr="00000000" w14:paraId="000002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Watch</w:t>
      </w:r>
    </w:p>
    <w:p w:rsidR="00000000" w:rsidDel="00000000" w:rsidP="00000000" w:rsidRDefault="00000000" w:rsidRPr="00000000" w14:paraId="000002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RSVP</w:t>
      </w:r>
    </w:p>
    <w:p w:rsidR="00000000" w:rsidDel="00000000" w:rsidP="00000000" w:rsidRDefault="00000000" w:rsidRPr="00000000" w14:paraId="000002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Share</w:t>
      </w:r>
    </w:p>
    <w:p w:rsidR="00000000" w:rsidDel="00000000" w:rsidP="00000000" w:rsidRDefault="00000000" w:rsidRPr="00000000" w14:paraId="000002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Blast</w:t>
      </w:r>
    </w:p>
    <w:p w:rsidR="00000000" w:rsidDel="00000000" w:rsidP="00000000" w:rsidRDefault="00000000" w:rsidRPr="00000000" w14:paraId="0000023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Gallery</w:t>
      </w:r>
    </w:p>
    <w:p w:rsidR="00000000" w:rsidDel="00000000" w:rsidP="00000000" w:rsidRDefault="00000000" w:rsidRPr="00000000" w14:paraId="0000023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Guest list</w:t>
      </w:r>
    </w:p>
    <w:p w:rsidR="00000000" w:rsidDel="00000000" w:rsidP="00000000" w:rsidRDefault="00000000" w:rsidRPr="00000000" w14:paraId="0000023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User can view the following information regarding the event</w:t>
      </w:r>
    </w:p>
    <w:p w:rsidR="00000000" w:rsidDel="00000000" w:rsidP="00000000" w:rsidRDefault="00000000" w:rsidRPr="00000000" w14:paraId="0000023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Cost of Social/Event</w:t>
      </w:r>
    </w:p>
    <w:p w:rsidR="00000000" w:rsidDel="00000000" w:rsidP="00000000" w:rsidRDefault="00000000" w:rsidRPr="00000000" w14:paraId="000002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 of Social/Event</w:t>
      </w:r>
    </w:p>
    <w:p w:rsidR="00000000" w:rsidDel="00000000" w:rsidP="00000000" w:rsidRDefault="00000000" w:rsidRPr="00000000" w14:paraId="000002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Name of Social/Event</w:t>
      </w:r>
    </w:p>
    <w:p w:rsidR="00000000" w:rsidDel="00000000" w:rsidP="00000000" w:rsidRDefault="00000000" w:rsidRPr="00000000" w14:paraId="000002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Start Date and Time</w:t>
      </w:r>
    </w:p>
    <w:p w:rsidR="00000000" w:rsidDel="00000000" w:rsidP="00000000" w:rsidRDefault="00000000" w:rsidRPr="00000000" w14:paraId="0000023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End Date and Time</w:t>
      </w:r>
    </w:p>
    <w:p w:rsidR="00000000" w:rsidDel="00000000" w:rsidP="00000000" w:rsidRDefault="00000000" w:rsidRPr="00000000" w14:paraId="0000023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Venue</w:t>
      </w:r>
    </w:p>
    <w:p w:rsidR="00000000" w:rsidDel="00000000" w:rsidP="00000000" w:rsidRDefault="00000000" w:rsidRPr="00000000" w14:paraId="000002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Promoter (User that created the event)</w:t>
      </w:r>
    </w:p>
    <w:p w:rsidR="00000000" w:rsidDel="00000000" w:rsidP="00000000" w:rsidRDefault="00000000" w:rsidRPr="00000000" w14:paraId="000002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Co-Promoter</w:t>
      </w:r>
    </w:p>
    <w:p w:rsidR="00000000" w:rsidDel="00000000" w:rsidP="00000000" w:rsidRDefault="00000000" w:rsidRPr="00000000" w14:paraId="000002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Textbox (For additional information)</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pStyle w:val="Heading1"/>
        <w:rPr>
          <w:color w:val="000000"/>
          <w:sz w:val="24"/>
          <w:szCs w:val="24"/>
        </w:rPr>
      </w:pPr>
      <w:bookmarkStart w:colFirst="0" w:colLast="0" w:name="_heading=h.ihv636" w:id="34"/>
      <w:bookmarkEnd w:id="34"/>
      <w:r w:rsidDel="00000000" w:rsidR="00000000" w:rsidRPr="00000000">
        <w:rPr>
          <w:color w:val="000000"/>
          <w:sz w:val="24"/>
          <w:szCs w:val="24"/>
          <w:rtl w:val="0"/>
        </w:rPr>
        <w:t xml:space="preserve">Appendix</w:t>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Notification Matrix </w:t>
      </w:r>
    </w:p>
    <w:p w:rsidR="00000000" w:rsidDel="00000000" w:rsidP="00000000" w:rsidRDefault="00000000" w:rsidRPr="00000000" w14:paraId="00000268">
      <w:pPr>
        <w:rPr/>
      </w:pPr>
      <w:r w:rsidDel="00000000" w:rsidR="00000000" w:rsidRPr="00000000">
        <w:rPr>
          <w:rtl w:val="0"/>
        </w:rPr>
      </w:r>
    </w:p>
    <w:tbl>
      <w:tblPr>
        <w:tblStyle w:val="Table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6"/>
        <w:gridCol w:w="2537"/>
        <w:gridCol w:w="1806"/>
        <w:gridCol w:w="2167"/>
        <w:tblGridChange w:id="0">
          <w:tblGrid>
            <w:gridCol w:w="2346"/>
            <w:gridCol w:w="2537"/>
            <w:gridCol w:w="1806"/>
            <w:gridCol w:w="2167"/>
          </w:tblGrid>
        </w:tblGridChange>
      </w:tblGrid>
      <w:tr>
        <w:trPr>
          <w:cantSplit w:val="0"/>
          <w:trHeight w:val="300" w:hRule="atLeast"/>
          <w:tblHeader w:val="0"/>
        </w:trPr>
        <w:tc>
          <w:tcPr>
            <w:shd w:fill="8db3e2" w:val="clear"/>
          </w:tcPr>
          <w:p w:rsidR="00000000" w:rsidDel="00000000" w:rsidP="00000000" w:rsidRDefault="00000000" w:rsidRPr="00000000" w14:paraId="00000269">
            <w:pPr>
              <w:tabs>
                <w:tab w:val="left" w:pos="1390"/>
              </w:tabs>
              <w:rPr>
                <w:b w:val="1"/>
              </w:rPr>
            </w:pPr>
            <w:r w:rsidDel="00000000" w:rsidR="00000000" w:rsidRPr="00000000">
              <w:rPr>
                <w:b w:val="1"/>
                <w:rtl w:val="0"/>
              </w:rPr>
              <w:t xml:space="preserve">Action</w:t>
              <w:tab/>
            </w:r>
          </w:p>
        </w:tc>
        <w:tc>
          <w:tcPr>
            <w:shd w:fill="8db3e2" w:val="clear"/>
          </w:tcPr>
          <w:p w:rsidR="00000000" w:rsidDel="00000000" w:rsidP="00000000" w:rsidRDefault="00000000" w:rsidRPr="00000000" w14:paraId="0000026A">
            <w:pPr>
              <w:rPr>
                <w:b w:val="1"/>
              </w:rPr>
            </w:pPr>
            <w:r w:rsidDel="00000000" w:rsidR="00000000" w:rsidRPr="00000000">
              <w:rPr>
                <w:b w:val="1"/>
                <w:rtl w:val="0"/>
              </w:rPr>
              <w:t xml:space="preserve">Message</w:t>
            </w:r>
          </w:p>
        </w:tc>
        <w:tc>
          <w:tcPr>
            <w:shd w:fill="8db3e2" w:val="clear"/>
          </w:tcPr>
          <w:p w:rsidR="00000000" w:rsidDel="00000000" w:rsidP="00000000" w:rsidRDefault="00000000" w:rsidRPr="00000000" w14:paraId="0000026B">
            <w:pPr>
              <w:rPr>
                <w:b w:val="1"/>
              </w:rPr>
            </w:pPr>
            <w:r w:rsidDel="00000000" w:rsidR="00000000" w:rsidRPr="00000000">
              <w:rPr>
                <w:b w:val="1"/>
                <w:rtl w:val="0"/>
              </w:rPr>
              <w:t xml:space="preserve">Location</w:t>
            </w:r>
          </w:p>
        </w:tc>
        <w:tc>
          <w:tcPr>
            <w:shd w:fill="8db3e2" w:val="clear"/>
          </w:tcPr>
          <w:p w:rsidR="00000000" w:rsidDel="00000000" w:rsidP="00000000" w:rsidRDefault="00000000" w:rsidRPr="00000000" w14:paraId="0000026C">
            <w:pPr>
              <w:rPr>
                <w:b w:val="1"/>
              </w:rPr>
            </w:pPr>
            <w:r w:rsidDel="00000000" w:rsidR="00000000" w:rsidRPr="00000000">
              <w:rPr>
                <w:b w:val="1"/>
                <w:rtl w:val="0"/>
              </w:rPr>
              <w:t xml:space="preserve">Destination on Message click</w:t>
            </w:r>
          </w:p>
        </w:tc>
      </w:tr>
      <w:tr>
        <w:trPr>
          <w:cantSplit w:val="0"/>
          <w:trHeight w:val="300" w:hRule="atLeast"/>
          <w:tblHeader w:val="0"/>
        </w:trPr>
        <w:tc>
          <w:tcPr/>
          <w:p w:rsidR="00000000" w:rsidDel="00000000" w:rsidP="00000000" w:rsidRDefault="00000000" w:rsidRPr="00000000" w14:paraId="0000026D">
            <w:pPr>
              <w:rPr/>
            </w:pPr>
            <w:r w:rsidDel="00000000" w:rsidR="00000000" w:rsidRPr="00000000">
              <w:rPr>
                <w:rtl w:val="0"/>
              </w:rPr>
              <w:t xml:space="preserve">UserA follows a UserB</w:t>
            </w:r>
          </w:p>
        </w:tc>
        <w:tc>
          <w:tcPr/>
          <w:p w:rsidR="00000000" w:rsidDel="00000000" w:rsidP="00000000" w:rsidRDefault="00000000" w:rsidRPr="00000000" w14:paraId="0000026E">
            <w:pPr>
              <w:rPr/>
            </w:pPr>
            <w:r w:rsidDel="00000000" w:rsidR="00000000" w:rsidRPr="00000000">
              <w:rPr>
                <w:rtl w:val="0"/>
              </w:rPr>
              <w:t xml:space="preserve">*Username* is now following you</w:t>
            </w:r>
          </w:p>
        </w:tc>
        <w:tc>
          <w:tcPr/>
          <w:p w:rsidR="00000000" w:rsidDel="00000000" w:rsidP="00000000" w:rsidRDefault="00000000" w:rsidRPr="00000000" w14:paraId="0000026F">
            <w:pPr>
              <w:rPr/>
            </w:pPr>
            <w:r w:rsidDel="00000000" w:rsidR="00000000" w:rsidRPr="00000000">
              <w:rPr>
                <w:rtl w:val="0"/>
              </w:rPr>
              <w:t xml:space="preserve">UserB's Notification page</w:t>
            </w:r>
          </w:p>
        </w:tc>
        <w:tc>
          <w:tcPr/>
          <w:p w:rsidR="00000000" w:rsidDel="00000000" w:rsidP="00000000" w:rsidRDefault="00000000" w:rsidRPr="00000000" w14:paraId="00000270">
            <w:pPr>
              <w:rPr/>
            </w:pPr>
            <w:r w:rsidDel="00000000" w:rsidR="00000000" w:rsidRPr="00000000">
              <w:rPr>
                <w:rtl w:val="0"/>
              </w:rPr>
              <w:t xml:space="preserve">UserA's profile</w:t>
            </w:r>
          </w:p>
        </w:tc>
      </w:tr>
      <w:tr>
        <w:trPr>
          <w:cantSplit w:val="0"/>
          <w:trHeight w:val="300" w:hRule="atLeast"/>
          <w:tblHeader w:val="0"/>
        </w:trPr>
        <w:tc>
          <w:tcPr/>
          <w:p w:rsidR="00000000" w:rsidDel="00000000" w:rsidP="00000000" w:rsidRDefault="00000000" w:rsidRPr="00000000" w14:paraId="00000271">
            <w:pPr>
              <w:rPr/>
            </w:pPr>
            <w:r w:rsidDel="00000000" w:rsidR="00000000" w:rsidRPr="00000000">
              <w:rPr>
                <w:rtl w:val="0"/>
              </w:rPr>
              <w:t xml:space="preserve">UserA RSVPs a UserB's event</w:t>
            </w:r>
          </w:p>
        </w:tc>
        <w:tc>
          <w:tcPr/>
          <w:p w:rsidR="00000000" w:rsidDel="00000000" w:rsidP="00000000" w:rsidRDefault="00000000" w:rsidRPr="00000000" w14:paraId="00000272">
            <w:pPr>
              <w:rPr/>
            </w:pPr>
            <w:r w:rsidDel="00000000" w:rsidR="00000000" w:rsidRPr="00000000">
              <w:rPr>
                <w:rtl w:val="0"/>
              </w:rPr>
              <w:t xml:space="preserve">*UserName* will be attending *EventName*</w:t>
            </w:r>
          </w:p>
        </w:tc>
        <w:tc>
          <w:tcPr/>
          <w:p w:rsidR="00000000" w:rsidDel="00000000" w:rsidP="00000000" w:rsidRDefault="00000000" w:rsidRPr="00000000" w14:paraId="00000273">
            <w:pPr>
              <w:rPr/>
            </w:pPr>
            <w:r w:rsidDel="00000000" w:rsidR="00000000" w:rsidRPr="00000000">
              <w:rPr>
                <w:rtl w:val="0"/>
              </w:rPr>
              <w:t xml:space="preserve">UserB's Notification page</w:t>
            </w:r>
          </w:p>
        </w:tc>
        <w:tc>
          <w:tcPr/>
          <w:p w:rsidR="00000000" w:rsidDel="00000000" w:rsidP="00000000" w:rsidRDefault="00000000" w:rsidRPr="00000000" w14:paraId="00000274">
            <w:pPr>
              <w:rPr/>
            </w:pPr>
            <w:r w:rsidDel="00000000" w:rsidR="00000000" w:rsidRPr="00000000">
              <w:rPr>
                <w:rtl w:val="0"/>
              </w:rPr>
              <w:t xml:space="preserve">UserA's profile</w:t>
            </w:r>
          </w:p>
        </w:tc>
      </w:tr>
      <w:tr>
        <w:trPr>
          <w:cantSplit w:val="0"/>
          <w:trHeight w:val="300" w:hRule="atLeast"/>
          <w:tblHeader w:val="0"/>
        </w:trPr>
        <w:tc>
          <w:tcPr/>
          <w:p w:rsidR="00000000" w:rsidDel="00000000" w:rsidP="00000000" w:rsidRDefault="00000000" w:rsidRPr="00000000" w14:paraId="00000275">
            <w:pPr>
              <w:rPr/>
            </w:pPr>
            <w:r w:rsidDel="00000000" w:rsidR="00000000" w:rsidRPr="00000000">
              <w:rPr>
                <w:rtl w:val="0"/>
              </w:rPr>
              <w:t xml:space="preserve">User Watches a UserB's event</w:t>
            </w:r>
          </w:p>
        </w:tc>
        <w:tc>
          <w:tcPr/>
          <w:p w:rsidR="00000000" w:rsidDel="00000000" w:rsidP="00000000" w:rsidRDefault="00000000" w:rsidRPr="00000000" w14:paraId="00000276">
            <w:pPr>
              <w:rPr/>
            </w:pPr>
            <w:r w:rsidDel="00000000" w:rsidR="00000000" w:rsidRPr="00000000">
              <w:rPr>
                <w:rtl w:val="0"/>
              </w:rPr>
              <w:t xml:space="preserve">*UserName* is now watching *EventName*</w:t>
            </w:r>
          </w:p>
        </w:tc>
        <w:tc>
          <w:tcPr/>
          <w:p w:rsidR="00000000" w:rsidDel="00000000" w:rsidP="00000000" w:rsidRDefault="00000000" w:rsidRPr="00000000" w14:paraId="00000277">
            <w:pPr>
              <w:rPr/>
            </w:pPr>
            <w:r w:rsidDel="00000000" w:rsidR="00000000" w:rsidRPr="00000000">
              <w:rPr>
                <w:rtl w:val="0"/>
              </w:rPr>
              <w:t xml:space="preserve">UserB's Notification page</w:t>
            </w:r>
          </w:p>
        </w:tc>
        <w:tc>
          <w:tcPr/>
          <w:p w:rsidR="00000000" w:rsidDel="00000000" w:rsidP="00000000" w:rsidRDefault="00000000" w:rsidRPr="00000000" w14:paraId="00000278">
            <w:pPr>
              <w:rPr/>
            </w:pPr>
            <w:r w:rsidDel="00000000" w:rsidR="00000000" w:rsidRPr="00000000">
              <w:rPr>
                <w:rtl w:val="0"/>
              </w:rPr>
              <w:t xml:space="preserve">UserA's profile</w:t>
            </w:r>
          </w:p>
        </w:tc>
      </w:tr>
      <w:tr>
        <w:trPr>
          <w:cantSplit w:val="0"/>
          <w:trHeight w:val="600" w:hRule="atLeast"/>
          <w:tblHeader w:val="0"/>
        </w:trPr>
        <w:tc>
          <w:tcPr/>
          <w:p w:rsidR="00000000" w:rsidDel="00000000" w:rsidP="00000000" w:rsidRDefault="00000000" w:rsidRPr="00000000" w14:paraId="00000279">
            <w:pPr>
              <w:rPr/>
            </w:pPr>
            <w:r w:rsidDel="00000000" w:rsidR="00000000" w:rsidRPr="00000000">
              <w:rPr>
                <w:rtl w:val="0"/>
              </w:rPr>
              <w:t xml:space="preserve">User A purchases a ticket for User B</w:t>
            </w:r>
          </w:p>
        </w:tc>
        <w:tc>
          <w:tcPr/>
          <w:p w:rsidR="00000000" w:rsidDel="00000000" w:rsidP="00000000" w:rsidRDefault="00000000" w:rsidRPr="00000000" w14:paraId="0000027A">
            <w:pPr>
              <w:rPr/>
            </w:pPr>
            <w:r w:rsidDel="00000000" w:rsidR="00000000" w:rsidRPr="00000000">
              <w:rPr>
                <w:rtl w:val="0"/>
              </w:rPr>
              <w:t xml:space="preserve">a ticket to *EventName* has been secured for you by *User A*</w:t>
            </w:r>
          </w:p>
        </w:tc>
        <w:tc>
          <w:tcPr/>
          <w:p w:rsidR="00000000" w:rsidDel="00000000" w:rsidP="00000000" w:rsidRDefault="00000000" w:rsidRPr="00000000" w14:paraId="0000027B">
            <w:pPr>
              <w:rPr/>
            </w:pPr>
            <w:r w:rsidDel="00000000" w:rsidR="00000000" w:rsidRPr="00000000">
              <w:rPr>
                <w:rtl w:val="0"/>
              </w:rPr>
              <w:t xml:space="preserve">User B's Notification page</w:t>
            </w:r>
          </w:p>
        </w:tc>
        <w:tc>
          <w:tcPr/>
          <w:p w:rsidR="00000000" w:rsidDel="00000000" w:rsidP="00000000" w:rsidRDefault="00000000" w:rsidRPr="00000000" w14:paraId="0000027C">
            <w:pPr>
              <w:rPr/>
            </w:pPr>
            <w:r w:rsidDel="00000000" w:rsidR="00000000" w:rsidRPr="00000000">
              <w:rPr>
                <w:rtl w:val="0"/>
              </w:rPr>
              <w:t xml:space="preserve">Event Info page</w:t>
            </w:r>
          </w:p>
        </w:tc>
      </w:tr>
      <w:tr>
        <w:trPr>
          <w:cantSplit w:val="0"/>
          <w:trHeight w:val="300" w:hRule="atLeast"/>
          <w:tblHeader w:val="0"/>
        </w:trPr>
        <w:tc>
          <w:tcPr/>
          <w:p w:rsidR="00000000" w:rsidDel="00000000" w:rsidP="00000000" w:rsidRDefault="00000000" w:rsidRPr="00000000" w14:paraId="0000027D">
            <w:pPr>
              <w:rPr/>
            </w:pPr>
            <w:r w:rsidDel="00000000" w:rsidR="00000000" w:rsidRPr="00000000">
              <w:rPr>
                <w:rtl w:val="0"/>
              </w:rPr>
              <w:t xml:space="preserve">User A invites User B to private event</w:t>
            </w:r>
          </w:p>
        </w:tc>
        <w:tc>
          <w:tcPr/>
          <w:p w:rsidR="00000000" w:rsidDel="00000000" w:rsidP="00000000" w:rsidRDefault="00000000" w:rsidRPr="00000000" w14:paraId="0000027E">
            <w:pPr>
              <w:rPr/>
            </w:pPr>
            <w:r w:rsidDel="00000000" w:rsidR="00000000" w:rsidRPr="00000000">
              <w:rPr>
                <w:rtl w:val="0"/>
              </w:rPr>
              <w:t xml:space="preserve">You have been invited to *EventName* By *UserA*</w:t>
            </w:r>
          </w:p>
        </w:tc>
        <w:tc>
          <w:tcPr/>
          <w:p w:rsidR="00000000" w:rsidDel="00000000" w:rsidP="00000000" w:rsidRDefault="00000000" w:rsidRPr="00000000" w14:paraId="0000027F">
            <w:pPr>
              <w:rPr/>
            </w:pPr>
            <w:r w:rsidDel="00000000" w:rsidR="00000000" w:rsidRPr="00000000">
              <w:rPr>
                <w:rtl w:val="0"/>
              </w:rPr>
              <w:t xml:space="preserve">User B's Notification page</w:t>
            </w:r>
          </w:p>
        </w:tc>
        <w:tc>
          <w:tcPr/>
          <w:p w:rsidR="00000000" w:rsidDel="00000000" w:rsidP="00000000" w:rsidRDefault="00000000" w:rsidRPr="00000000" w14:paraId="00000280">
            <w:pPr>
              <w:rPr/>
            </w:pPr>
            <w:r w:rsidDel="00000000" w:rsidR="00000000" w:rsidRPr="00000000">
              <w:rPr>
                <w:rtl w:val="0"/>
              </w:rPr>
              <w:t xml:space="preserve">Event info page</w:t>
            </w:r>
          </w:p>
        </w:tc>
      </w:tr>
      <w:tr>
        <w:trPr>
          <w:cantSplit w:val="0"/>
          <w:trHeight w:val="300" w:hRule="atLeast"/>
          <w:tblHeader w:val="0"/>
        </w:trPr>
        <w:tc>
          <w:tcPr/>
          <w:p w:rsidR="00000000" w:rsidDel="00000000" w:rsidP="00000000" w:rsidRDefault="00000000" w:rsidRPr="00000000" w14:paraId="00000281">
            <w:pPr>
              <w:rPr/>
            </w:pPr>
            <w:bookmarkStart w:colFirst="0" w:colLast="0" w:name="_heading=h.32hioqz" w:id="35"/>
            <w:bookmarkEnd w:id="35"/>
            <w:r w:rsidDel="00000000" w:rsidR="00000000" w:rsidRPr="00000000">
              <w:rPr>
                <w:rtl w:val="0"/>
              </w:rPr>
              <w:t xml:space="preserve">UserA likes a picture uploaded by User B</w:t>
            </w:r>
          </w:p>
        </w:tc>
        <w:tc>
          <w:tcPr/>
          <w:p w:rsidR="00000000" w:rsidDel="00000000" w:rsidP="00000000" w:rsidRDefault="00000000" w:rsidRPr="00000000" w14:paraId="00000282">
            <w:pPr>
              <w:rPr/>
            </w:pPr>
            <w:r w:rsidDel="00000000" w:rsidR="00000000" w:rsidRPr="00000000">
              <w:rPr>
                <w:rtl w:val="0"/>
              </w:rPr>
              <w:t xml:space="preserve">UserA liked your picture *picture thumnail*  </w:t>
            </w:r>
          </w:p>
        </w:tc>
        <w:tc>
          <w:tcPr/>
          <w:p w:rsidR="00000000" w:rsidDel="00000000" w:rsidP="00000000" w:rsidRDefault="00000000" w:rsidRPr="00000000" w14:paraId="00000283">
            <w:pPr>
              <w:rPr/>
            </w:pPr>
            <w:r w:rsidDel="00000000" w:rsidR="00000000" w:rsidRPr="00000000">
              <w:rPr>
                <w:rtl w:val="0"/>
              </w:rPr>
              <w:t xml:space="preserve">User B's Notification page</w:t>
            </w:r>
          </w:p>
        </w:tc>
        <w:tc>
          <w:tcPr/>
          <w:p w:rsidR="00000000" w:rsidDel="00000000" w:rsidP="00000000" w:rsidRDefault="00000000" w:rsidRPr="00000000" w14:paraId="00000284">
            <w:pPr>
              <w:rPr/>
            </w:pPr>
            <w:r w:rsidDel="00000000" w:rsidR="00000000" w:rsidRPr="00000000">
              <w:rPr>
                <w:rtl w:val="0"/>
              </w:rPr>
              <w:t xml:space="preserve">Picture page</w:t>
            </w:r>
          </w:p>
        </w:tc>
      </w:tr>
      <w:tr>
        <w:trPr>
          <w:cantSplit w:val="0"/>
          <w:trHeight w:val="600" w:hRule="atLeast"/>
          <w:tblHeader w:val="0"/>
        </w:trPr>
        <w:tc>
          <w:tcPr/>
          <w:p w:rsidR="00000000" w:rsidDel="00000000" w:rsidP="00000000" w:rsidRDefault="00000000" w:rsidRPr="00000000" w14:paraId="00000285">
            <w:pPr>
              <w:rPr/>
            </w:pPr>
            <w:r w:rsidDel="00000000" w:rsidR="00000000" w:rsidRPr="00000000">
              <w:rPr>
                <w:rtl w:val="0"/>
              </w:rPr>
              <w:t xml:space="preserve">UserA Blasts a Picture Uploaded by UserB</w:t>
            </w:r>
          </w:p>
        </w:tc>
        <w:tc>
          <w:tcPr/>
          <w:p w:rsidR="00000000" w:rsidDel="00000000" w:rsidP="00000000" w:rsidRDefault="00000000" w:rsidRPr="00000000" w14:paraId="00000286">
            <w:pPr>
              <w:rPr/>
            </w:pPr>
            <w:r w:rsidDel="00000000" w:rsidR="00000000" w:rsidRPr="00000000">
              <w:rPr>
                <w:rtl w:val="0"/>
              </w:rPr>
              <w:t xml:space="preserve">Your picture has been blasted by User B *Picture thumbnail*</w:t>
            </w:r>
          </w:p>
        </w:tc>
        <w:tc>
          <w:tcPr/>
          <w:p w:rsidR="00000000" w:rsidDel="00000000" w:rsidP="00000000" w:rsidRDefault="00000000" w:rsidRPr="00000000" w14:paraId="00000287">
            <w:pPr>
              <w:rPr/>
            </w:pPr>
            <w:r w:rsidDel="00000000" w:rsidR="00000000" w:rsidRPr="00000000">
              <w:rPr>
                <w:rtl w:val="0"/>
              </w:rPr>
              <w:t xml:space="preserve">User B's Notification page</w:t>
            </w:r>
          </w:p>
        </w:tc>
        <w:tc>
          <w:tcPr/>
          <w:p w:rsidR="00000000" w:rsidDel="00000000" w:rsidP="00000000" w:rsidRDefault="00000000" w:rsidRPr="00000000" w14:paraId="00000288">
            <w:pPr>
              <w:rPr/>
            </w:pPr>
            <w:r w:rsidDel="00000000" w:rsidR="00000000" w:rsidRPr="00000000">
              <w:rPr>
                <w:rtl w:val="0"/>
              </w:rPr>
              <w:t xml:space="preserve">Picture page</w:t>
            </w:r>
          </w:p>
        </w:tc>
      </w:tr>
      <w:tr>
        <w:trPr>
          <w:cantSplit w:val="0"/>
          <w:trHeight w:val="600" w:hRule="atLeast"/>
          <w:tblHeader w:val="0"/>
        </w:trPr>
        <w:tc>
          <w:tcPr/>
          <w:p w:rsidR="00000000" w:rsidDel="00000000" w:rsidP="00000000" w:rsidRDefault="00000000" w:rsidRPr="00000000" w14:paraId="00000289">
            <w:pPr>
              <w:rPr/>
            </w:pPr>
            <w:r w:rsidDel="00000000" w:rsidR="00000000" w:rsidRPr="00000000">
              <w:rPr>
                <w:rtl w:val="0"/>
              </w:rPr>
              <w:t xml:space="preserve">UserA leaves a comment on a picture Uploaded by UserB</w:t>
            </w:r>
          </w:p>
        </w:tc>
        <w:tc>
          <w:tcPr/>
          <w:p w:rsidR="00000000" w:rsidDel="00000000" w:rsidP="00000000" w:rsidRDefault="00000000" w:rsidRPr="00000000" w14:paraId="0000028A">
            <w:pPr>
              <w:rPr/>
            </w:pPr>
            <w:r w:rsidDel="00000000" w:rsidR="00000000" w:rsidRPr="00000000">
              <w:rPr>
                <w:rtl w:val="0"/>
              </w:rPr>
              <w:t xml:space="preserve">UserA commented on your picuture *Picture Thumbnail*</w:t>
            </w:r>
          </w:p>
        </w:tc>
        <w:tc>
          <w:tcPr/>
          <w:p w:rsidR="00000000" w:rsidDel="00000000" w:rsidP="00000000" w:rsidRDefault="00000000" w:rsidRPr="00000000" w14:paraId="0000028B">
            <w:pPr>
              <w:rPr/>
            </w:pPr>
            <w:r w:rsidDel="00000000" w:rsidR="00000000" w:rsidRPr="00000000">
              <w:rPr>
                <w:rtl w:val="0"/>
              </w:rPr>
              <w:t xml:space="preserve">User B's Notification page</w:t>
            </w:r>
          </w:p>
        </w:tc>
        <w:tc>
          <w:tcPr/>
          <w:p w:rsidR="00000000" w:rsidDel="00000000" w:rsidP="00000000" w:rsidRDefault="00000000" w:rsidRPr="00000000" w14:paraId="0000028C">
            <w:pPr>
              <w:rPr/>
            </w:pPr>
            <w:r w:rsidDel="00000000" w:rsidR="00000000" w:rsidRPr="00000000">
              <w:rPr>
                <w:rtl w:val="0"/>
              </w:rPr>
              <w:t xml:space="preserve">Picture page</w:t>
            </w:r>
          </w:p>
        </w:tc>
      </w:tr>
      <w:tr>
        <w:trPr>
          <w:cantSplit w:val="0"/>
          <w:trHeight w:val="600" w:hRule="atLeast"/>
          <w:tblHeader w:val="0"/>
        </w:trPr>
        <w:tc>
          <w:tcPr/>
          <w:p w:rsidR="00000000" w:rsidDel="00000000" w:rsidP="00000000" w:rsidRDefault="00000000" w:rsidRPr="00000000" w14:paraId="0000028D">
            <w:pPr>
              <w:rPr/>
            </w:pPr>
            <w:r w:rsidDel="00000000" w:rsidR="00000000" w:rsidRPr="00000000">
              <w:rPr>
                <w:rtl w:val="0"/>
              </w:rPr>
              <w:t xml:space="preserve">Any change made on an event a user is attending or watching</w:t>
            </w:r>
          </w:p>
        </w:tc>
        <w:tc>
          <w:tcPr/>
          <w:p w:rsidR="00000000" w:rsidDel="00000000" w:rsidP="00000000" w:rsidRDefault="00000000" w:rsidRPr="00000000" w14:paraId="0000028E">
            <w:pPr>
              <w:rPr/>
            </w:pPr>
            <w:r w:rsidDel="00000000" w:rsidR="00000000" w:rsidRPr="00000000">
              <w:rPr>
                <w:rtl w:val="0"/>
              </w:rPr>
              <w:t xml:space="preserve">The *EventName* has been updated, please review event info page for changes.</w:t>
            </w:r>
          </w:p>
        </w:tc>
        <w:tc>
          <w:tcPr/>
          <w:p w:rsidR="00000000" w:rsidDel="00000000" w:rsidP="00000000" w:rsidRDefault="00000000" w:rsidRPr="00000000" w14:paraId="0000028F">
            <w:pPr>
              <w:rPr/>
            </w:pPr>
            <w:r w:rsidDel="00000000" w:rsidR="00000000" w:rsidRPr="00000000">
              <w:rPr>
                <w:rtl w:val="0"/>
              </w:rPr>
              <w:t xml:space="preserve">All attending users Notification page</w:t>
            </w:r>
          </w:p>
        </w:tc>
        <w:tc>
          <w:tcPr/>
          <w:p w:rsidR="00000000" w:rsidDel="00000000" w:rsidP="00000000" w:rsidRDefault="00000000" w:rsidRPr="00000000" w14:paraId="00000290">
            <w:pPr>
              <w:rPr/>
            </w:pPr>
            <w:r w:rsidDel="00000000" w:rsidR="00000000" w:rsidRPr="00000000">
              <w:rPr>
                <w:rtl w:val="0"/>
              </w:rPr>
              <w:t xml:space="preserve">Event Info page</w:t>
            </w:r>
          </w:p>
        </w:tc>
      </w:tr>
      <w:tr>
        <w:trPr>
          <w:cantSplit w:val="0"/>
          <w:trHeight w:val="300" w:hRule="atLeast"/>
          <w:tblHeader w:val="0"/>
        </w:trPr>
        <w:tc>
          <w:tcPr/>
          <w:p w:rsidR="00000000" w:rsidDel="00000000" w:rsidP="00000000" w:rsidRDefault="00000000" w:rsidRPr="00000000" w14:paraId="00000291">
            <w:pPr>
              <w:rPr/>
            </w:pPr>
            <w:r w:rsidDel="00000000" w:rsidR="00000000" w:rsidRPr="00000000">
              <w:rPr>
                <w:rtl w:val="0"/>
              </w:rPr>
              <w:t xml:space="preserve">30 day reminder for an event</w:t>
            </w:r>
          </w:p>
        </w:tc>
        <w:tc>
          <w:tcPr/>
          <w:p w:rsidR="00000000" w:rsidDel="00000000" w:rsidP="00000000" w:rsidRDefault="00000000" w:rsidRPr="00000000" w14:paraId="00000292">
            <w:pPr>
              <w:rPr/>
            </w:pPr>
            <w:r w:rsidDel="00000000" w:rsidR="00000000" w:rsidRPr="00000000">
              <w:rPr>
                <w:rtl w:val="0"/>
              </w:rPr>
              <w:t xml:space="preserve">Are you ready? *EventName* is exactly a 30 days away</w:t>
            </w:r>
          </w:p>
        </w:tc>
        <w:tc>
          <w:tcPr/>
          <w:p w:rsidR="00000000" w:rsidDel="00000000" w:rsidP="00000000" w:rsidRDefault="00000000" w:rsidRPr="00000000" w14:paraId="00000293">
            <w:pPr>
              <w:rPr/>
            </w:pPr>
            <w:r w:rsidDel="00000000" w:rsidR="00000000" w:rsidRPr="00000000">
              <w:rPr>
                <w:rtl w:val="0"/>
              </w:rPr>
              <w:t xml:space="preserve">All attending users Notification page</w:t>
            </w:r>
          </w:p>
        </w:tc>
        <w:tc>
          <w:tcPr/>
          <w:p w:rsidR="00000000" w:rsidDel="00000000" w:rsidP="00000000" w:rsidRDefault="00000000" w:rsidRPr="00000000" w14:paraId="00000294">
            <w:pPr>
              <w:rPr/>
            </w:pPr>
            <w:r w:rsidDel="00000000" w:rsidR="00000000" w:rsidRPr="00000000">
              <w:rPr>
                <w:rtl w:val="0"/>
              </w:rPr>
              <w:t xml:space="preserve">Event Info page</w:t>
            </w:r>
          </w:p>
        </w:tc>
      </w:tr>
      <w:tr>
        <w:trPr>
          <w:cantSplit w:val="0"/>
          <w:trHeight w:val="300" w:hRule="atLeast"/>
          <w:tblHeader w:val="0"/>
        </w:trPr>
        <w:tc>
          <w:tcPr/>
          <w:p w:rsidR="00000000" w:rsidDel="00000000" w:rsidP="00000000" w:rsidRDefault="00000000" w:rsidRPr="00000000" w14:paraId="00000295">
            <w:pPr>
              <w:rPr/>
            </w:pPr>
            <w:r w:rsidDel="00000000" w:rsidR="00000000" w:rsidRPr="00000000">
              <w:rPr>
                <w:rtl w:val="0"/>
              </w:rPr>
              <w:t xml:space="preserve">15 day reminder for an event</w:t>
            </w:r>
          </w:p>
        </w:tc>
        <w:tc>
          <w:tcPr/>
          <w:p w:rsidR="00000000" w:rsidDel="00000000" w:rsidP="00000000" w:rsidRDefault="00000000" w:rsidRPr="00000000" w14:paraId="00000296">
            <w:pPr>
              <w:rPr/>
            </w:pPr>
            <w:r w:rsidDel="00000000" w:rsidR="00000000" w:rsidRPr="00000000">
              <w:rPr>
                <w:rtl w:val="0"/>
              </w:rPr>
              <w:t xml:space="preserve">Almost here! *EventName* is just 15 days away</w:t>
            </w:r>
          </w:p>
        </w:tc>
        <w:tc>
          <w:tcPr/>
          <w:p w:rsidR="00000000" w:rsidDel="00000000" w:rsidP="00000000" w:rsidRDefault="00000000" w:rsidRPr="00000000" w14:paraId="00000297">
            <w:pPr>
              <w:rPr/>
            </w:pPr>
            <w:r w:rsidDel="00000000" w:rsidR="00000000" w:rsidRPr="00000000">
              <w:rPr>
                <w:rtl w:val="0"/>
              </w:rPr>
              <w:t xml:space="preserve">All attending users Notification page</w:t>
            </w:r>
          </w:p>
        </w:tc>
        <w:tc>
          <w:tcPr/>
          <w:p w:rsidR="00000000" w:rsidDel="00000000" w:rsidP="00000000" w:rsidRDefault="00000000" w:rsidRPr="00000000" w14:paraId="00000298">
            <w:pPr>
              <w:rPr/>
            </w:pPr>
            <w:r w:rsidDel="00000000" w:rsidR="00000000" w:rsidRPr="00000000">
              <w:rPr>
                <w:rtl w:val="0"/>
              </w:rPr>
              <w:t xml:space="preserve">Event Info page</w:t>
            </w:r>
          </w:p>
        </w:tc>
      </w:tr>
      <w:tr>
        <w:trPr>
          <w:cantSplit w:val="0"/>
          <w:trHeight w:val="300" w:hRule="atLeast"/>
          <w:tblHeader w:val="0"/>
        </w:trPr>
        <w:tc>
          <w:tcPr/>
          <w:p w:rsidR="00000000" w:rsidDel="00000000" w:rsidP="00000000" w:rsidRDefault="00000000" w:rsidRPr="00000000" w14:paraId="00000299">
            <w:pPr>
              <w:rPr/>
            </w:pPr>
            <w:r w:rsidDel="00000000" w:rsidR="00000000" w:rsidRPr="00000000">
              <w:rPr>
                <w:rtl w:val="0"/>
              </w:rPr>
              <w:t xml:space="preserve">24 hour reminder for an event</w:t>
            </w:r>
          </w:p>
        </w:tc>
        <w:tc>
          <w:tcPr/>
          <w:p w:rsidR="00000000" w:rsidDel="00000000" w:rsidP="00000000" w:rsidRDefault="00000000" w:rsidRPr="00000000" w14:paraId="0000029A">
            <w:pPr>
              <w:rPr/>
            </w:pPr>
            <w:r w:rsidDel="00000000" w:rsidR="00000000" w:rsidRPr="00000000">
              <w:rPr>
                <w:rtl w:val="0"/>
              </w:rPr>
              <w:t xml:space="preserve">Do not forget about *EventName* tomorrow</w:t>
            </w:r>
          </w:p>
        </w:tc>
        <w:tc>
          <w:tcPr/>
          <w:p w:rsidR="00000000" w:rsidDel="00000000" w:rsidP="00000000" w:rsidRDefault="00000000" w:rsidRPr="00000000" w14:paraId="0000029B">
            <w:pPr>
              <w:rPr/>
            </w:pPr>
            <w:r w:rsidDel="00000000" w:rsidR="00000000" w:rsidRPr="00000000">
              <w:rPr>
                <w:rtl w:val="0"/>
              </w:rPr>
              <w:t xml:space="preserve">All attending users Notification page</w:t>
            </w:r>
          </w:p>
        </w:tc>
        <w:tc>
          <w:tcPr/>
          <w:p w:rsidR="00000000" w:rsidDel="00000000" w:rsidP="00000000" w:rsidRDefault="00000000" w:rsidRPr="00000000" w14:paraId="0000029C">
            <w:pPr>
              <w:rPr/>
            </w:pPr>
            <w:r w:rsidDel="00000000" w:rsidR="00000000" w:rsidRPr="00000000">
              <w:rPr>
                <w:rtl w:val="0"/>
              </w:rPr>
              <w:t xml:space="preserve">Event Info page</w:t>
            </w:r>
          </w:p>
        </w:tc>
      </w:tr>
      <w:tr>
        <w:trPr>
          <w:cantSplit w:val="0"/>
          <w:trHeight w:val="600" w:hRule="atLeast"/>
          <w:tblHeader w:val="0"/>
        </w:trPr>
        <w:tc>
          <w:tcPr/>
          <w:p w:rsidR="00000000" w:rsidDel="00000000" w:rsidP="00000000" w:rsidRDefault="00000000" w:rsidRPr="00000000" w14:paraId="0000029D">
            <w:pPr>
              <w:rPr/>
            </w:pPr>
            <w:r w:rsidDel="00000000" w:rsidR="00000000" w:rsidRPr="00000000">
              <w:rPr>
                <w:rtl w:val="0"/>
              </w:rPr>
              <w:t xml:space="preserve">UserB assigns a task to userA</w:t>
            </w:r>
          </w:p>
        </w:tc>
        <w:tc>
          <w:tcPr/>
          <w:p w:rsidR="00000000" w:rsidDel="00000000" w:rsidP="00000000" w:rsidRDefault="00000000" w:rsidRPr="00000000" w14:paraId="0000029E">
            <w:pPr>
              <w:rPr/>
            </w:pPr>
            <w:r w:rsidDel="00000000" w:rsidR="00000000" w:rsidRPr="00000000">
              <w:rPr>
                <w:rtl w:val="0"/>
              </w:rPr>
              <w:t xml:space="preserve">The following task has been assigned to you on *Event Name*:  *Task Name*</w:t>
            </w:r>
          </w:p>
        </w:tc>
        <w:tc>
          <w:tcPr/>
          <w:p w:rsidR="00000000" w:rsidDel="00000000" w:rsidP="00000000" w:rsidRDefault="00000000" w:rsidRPr="00000000" w14:paraId="0000029F">
            <w:pPr>
              <w:rPr/>
            </w:pPr>
            <w:r w:rsidDel="00000000" w:rsidR="00000000" w:rsidRPr="00000000">
              <w:rPr>
                <w:rtl w:val="0"/>
              </w:rPr>
              <w:t xml:space="preserve">UserA's Notification page</w:t>
            </w:r>
          </w:p>
        </w:tc>
        <w:tc>
          <w:tcPr/>
          <w:p w:rsidR="00000000" w:rsidDel="00000000" w:rsidP="00000000" w:rsidRDefault="00000000" w:rsidRPr="00000000" w14:paraId="000002A0">
            <w:pPr>
              <w:rPr/>
            </w:pPr>
            <w:r w:rsidDel="00000000" w:rsidR="00000000" w:rsidRPr="00000000">
              <w:rPr>
                <w:rtl w:val="0"/>
              </w:rPr>
              <w:t xml:space="preserve">Task list/Status Page</w:t>
            </w:r>
          </w:p>
        </w:tc>
      </w:tr>
      <w:tr>
        <w:trPr>
          <w:cantSplit w:val="0"/>
          <w:trHeight w:val="600" w:hRule="atLeast"/>
          <w:tblHeader w:val="0"/>
        </w:trPr>
        <w:tc>
          <w:tcPr/>
          <w:p w:rsidR="00000000" w:rsidDel="00000000" w:rsidP="00000000" w:rsidRDefault="00000000" w:rsidRPr="00000000" w14:paraId="000002A1">
            <w:pPr>
              <w:rPr/>
            </w:pPr>
            <w:r w:rsidDel="00000000" w:rsidR="00000000" w:rsidRPr="00000000">
              <w:rPr>
                <w:rtl w:val="0"/>
              </w:rPr>
              <w:t xml:space="preserve">When UserA updates the status of a task assigned by the UserB</w:t>
            </w:r>
          </w:p>
        </w:tc>
        <w:tc>
          <w:tcPr/>
          <w:p w:rsidR="00000000" w:rsidDel="00000000" w:rsidP="00000000" w:rsidRDefault="00000000" w:rsidRPr="00000000" w14:paraId="000002A2">
            <w:pPr>
              <w:rPr/>
            </w:pPr>
            <w:r w:rsidDel="00000000" w:rsidR="00000000" w:rsidRPr="00000000">
              <w:rPr>
                <w:rtl w:val="0"/>
              </w:rPr>
              <w:t xml:space="preserve">*Task Name* on *Event Name* has been updated from *Old status* to *New Status*.</w:t>
            </w:r>
          </w:p>
        </w:tc>
        <w:tc>
          <w:tcPr/>
          <w:p w:rsidR="00000000" w:rsidDel="00000000" w:rsidP="00000000" w:rsidRDefault="00000000" w:rsidRPr="00000000" w14:paraId="000002A3">
            <w:pPr>
              <w:rPr/>
            </w:pPr>
            <w:r w:rsidDel="00000000" w:rsidR="00000000" w:rsidRPr="00000000">
              <w:rPr>
                <w:rtl w:val="0"/>
              </w:rPr>
              <w:t xml:space="preserve">UserB's Notification page</w:t>
            </w:r>
          </w:p>
        </w:tc>
        <w:tc>
          <w:tcPr/>
          <w:p w:rsidR="00000000" w:rsidDel="00000000" w:rsidP="00000000" w:rsidRDefault="00000000" w:rsidRPr="00000000" w14:paraId="000002A4">
            <w:pPr>
              <w:rPr/>
            </w:pPr>
            <w:r w:rsidDel="00000000" w:rsidR="00000000" w:rsidRPr="00000000">
              <w:rPr>
                <w:rtl w:val="0"/>
              </w:rPr>
              <w:t xml:space="preserve">Task list/status page</w:t>
            </w:r>
          </w:p>
        </w:tc>
      </w:tr>
      <w:tr>
        <w:trPr>
          <w:cantSplit w:val="0"/>
          <w:trHeight w:val="300" w:hRule="atLeast"/>
          <w:tblHeader w:val="0"/>
        </w:trPr>
        <w:tc>
          <w:tcPr/>
          <w:p w:rsidR="00000000" w:rsidDel="00000000" w:rsidP="00000000" w:rsidRDefault="00000000" w:rsidRPr="00000000" w14:paraId="000002A5">
            <w:pPr>
              <w:rPr/>
            </w:pPr>
            <w:r w:rsidDel="00000000" w:rsidR="00000000" w:rsidRPr="00000000">
              <w:rPr>
                <w:rtl w:val="0"/>
              </w:rPr>
              <w:t xml:space="preserve">When all tasks on an event have been completed</w:t>
            </w:r>
          </w:p>
        </w:tc>
        <w:tc>
          <w:tcPr/>
          <w:p w:rsidR="00000000" w:rsidDel="00000000" w:rsidP="00000000" w:rsidRDefault="00000000" w:rsidRPr="00000000" w14:paraId="000002A6">
            <w:pPr>
              <w:rPr/>
            </w:pPr>
            <w:r w:rsidDel="00000000" w:rsidR="00000000" w:rsidRPr="00000000">
              <w:rPr>
                <w:rtl w:val="0"/>
              </w:rPr>
              <w:t xml:space="preserve">All Tasks for *Event Name* have been completed</w:t>
            </w:r>
          </w:p>
        </w:tc>
        <w:tc>
          <w:tcPr/>
          <w:p w:rsidR="00000000" w:rsidDel="00000000" w:rsidP="00000000" w:rsidRDefault="00000000" w:rsidRPr="00000000" w14:paraId="000002A7">
            <w:pPr>
              <w:rPr/>
            </w:pPr>
            <w:r w:rsidDel="00000000" w:rsidR="00000000" w:rsidRPr="00000000">
              <w:rPr>
                <w:rtl w:val="0"/>
              </w:rPr>
              <w:t xml:space="preserve">Event creator's Notification page</w:t>
            </w:r>
          </w:p>
        </w:tc>
        <w:tc>
          <w:tcPr/>
          <w:p w:rsidR="00000000" w:rsidDel="00000000" w:rsidP="00000000" w:rsidRDefault="00000000" w:rsidRPr="00000000" w14:paraId="000002A8">
            <w:pPr>
              <w:rPr/>
            </w:pPr>
            <w:r w:rsidDel="00000000" w:rsidR="00000000" w:rsidRPr="00000000">
              <w:rPr>
                <w:rtl w:val="0"/>
              </w:rPr>
              <w:t xml:space="preserve">Task list/Status Page</w:t>
            </w:r>
          </w:p>
        </w:tc>
      </w:tr>
      <w:tr>
        <w:trPr>
          <w:cantSplit w:val="0"/>
          <w:trHeight w:val="300" w:hRule="atLeast"/>
          <w:tblHeader w:val="0"/>
        </w:trPr>
        <w:tc>
          <w:tcPr/>
          <w:p w:rsidR="00000000" w:rsidDel="00000000" w:rsidP="00000000" w:rsidRDefault="00000000" w:rsidRPr="00000000" w14:paraId="000002A9">
            <w:pPr>
              <w:rPr/>
            </w:pPr>
            <w:r w:rsidDel="00000000" w:rsidR="00000000" w:rsidRPr="00000000">
              <w:rPr>
                <w:rtl w:val="0"/>
              </w:rPr>
              <w:t xml:space="preserve">Custom SoshaLife message</w:t>
            </w:r>
          </w:p>
        </w:tc>
        <w:tc>
          <w:tcPr/>
          <w:p w:rsidR="00000000" w:rsidDel="00000000" w:rsidP="00000000" w:rsidRDefault="00000000" w:rsidRPr="00000000" w14:paraId="000002AA">
            <w:pPr>
              <w:rPr/>
            </w:pPr>
            <w:r w:rsidDel="00000000" w:rsidR="00000000" w:rsidRPr="00000000">
              <w:rPr>
                <w:rtl w:val="0"/>
              </w:rPr>
              <w:t xml:space="preserve">Message can be created By Admin</w:t>
            </w:r>
          </w:p>
        </w:tc>
        <w:tc>
          <w:tcPr/>
          <w:p w:rsidR="00000000" w:rsidDel="00000000" w:rsidP="00000000" w:rsidRDefault="00000000" w:rsidRPr="00000000" w14:paraId="000002AB">
            <w:pPr>
              <w:rPr/>
            </w:pPr>
            <w:r w:rsidDel="00000000" w:rsidR="00000000" w:rsidRPr="00000000">
              <w:rPr>
                <w:rtl w:val="0"/>
              </w:rPr>
              <w:t xml:space="preserve">All users Notification page</w:t>
            </w:r>
          </w:p>
        </w:tc>
        <w:tc>
          <w:tcPr/>
          <w:p w:rsidR="00000000" w:rsidDel="00000000" w:rsidP="00000000" w:rsidRDefault="00000000" w:rsidRPr="00000000" w14:paraId="000002AC">
            <w:pPr>
              <w:rPr/>
            </w:pPr>
            <w:r w:rsidDel="00000000" w:rsidR="00000000" w:rsidRPr="00000000">
              <w:rPr>
                <w:rtl w:val="0"/>
              </w:rPr>
              <w:t xml:space="preserve">Part of Customization</w:t>
            </w:r>
          </w:p>
        </w:tc>
      </w:tr>
      <w:tr>
        <w:trPr>
          <w:cantSplit w:val="0"/>
          <w:trHeight w:val="600" w:hRule="atLeast"/>
          <w:tblHeader w:val="0"/>
        </w:trPr>
        <w:tc>
          <w:tcPr/>
          <w:p w:rsidR="00000000" w:rsidDel="00000000" w:rsidP="00000000" w:rsidRDefault="00000000" w:rsidRPr="00000000" w14:paraId="000002AD">
            <w:pPr>
              <w:rPr/>
            </w:pPr>
            <w:r w:rsidDel="00000000" w:rsidR="00000000" w:rsidRPr="00000000">
              <w:rPr>
                <w:rtl w:val="0"/>
              </w:rPr>
              <w:t xml:space="preserve">User A adds User B to an event as a co-promoter</w:t>
            </w:r>
          </w:p>
        </w:tc>
        <w:tc>
          <w:tcPr/>
          <w:p w:rsidR="00000000" w:rsidDel="00000000" w:rsidP="00000000" w:rsidRDefault="00000000" w:rsidRPr="00000000" w14:paraId="000002AE">
            <w:pPr>
              <w:rPr/>
            </w:pPr>
            <w:r w:rsidDel="00000000" w:rsidR="00000000" w:rsidRPr="00000000">
              <w:rPr>
                <w:rtl w:val="0"/>
              </w:rPr>
              <w:t xml:space="preserve">UserA has added you as a co-promoter to his event *event Name*</w:t>
            </w:r>
          </w:p>
        </w:tc>
        <w:tc>
          <w:tcPr/>
          <w:p w:rsidR="00000000" w:rsidDel="00000000" w:rsidP="00000000" w:rsidRDefault="00000000" w:rsidRPr="00000000" w14:paraId="000002AF">
            <w:pPr>
              <w:rPr/>
            </w:pPr>
            <w:r w:rsidDel="00000000" w:rsidR="00000000" w:rsidRPr="00000000">
              <w:rPr>
                <w:rtl w:val="0"/>
              </w:rPr>
              <w:t xml:space="preserve">User b's Notification page</w:t>
            </w:r>
          </w:p>
        </w:tc>
        <w:tc>
          <w:tcPr/>
          <w:p w:rsidR="00000000" w:rsidDel="00000000" w:rsidP="00000000" w:rsidRDefault="00000000" w:rsidRPr="00000000" w14:paraId="000002B0">
            <w:pPr>
              <w:rPr/>
            </w:pPr>
            <w:r w:rsidDel="00000000" w:rsidR="00000000" w:rsidRPr="00000000">
              <w:rPr>
                <w:rtl w:val="0"/>
              </w:rPr>
              <w:t xml:space="preserve">Event Info Page</w:t>
            </w:r>
          </w:p>
        </w:tc>
      </w:tr>
    </w:tbl>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b w:val="1"/>
          <w:rtl w:val="0"/>
        </w:rPr>
        <w:t xml:space="preserve">Images</w:t>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b w:val="1"/>
        </w:rPr>
        <w:drawing>
          <wp:inline distB="0" distT="0" distL="0" distR="0">
            <wp:extent cx="5486400" cy="3185795"/>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86400" cy="318579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rtl w:val="0"/>
        </w:rPr>
      </w:r>
    </w:p>
    <w:sectPr>
      <w:footerReference r:id="rId16" w:type="default"/>
      <w:footerReference r:id="rId17"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sdt>
      <w:sdtPr>
        <w:tag w:val="goog_rdk_1"/>
      </w:sdtPr>
      <w:sdtContent>
        <w:ins w:author="Yemi Akisanya" w:id="0" w:date="2016-10-13T23:19:00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ins>
      </w:sdtContent>
    </w:sdt>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sdt>
      <w:sdtPr>
        <w:tag w:val="goog_rdk_3"/>
      </w:sdtPr>
      <w:sdtContent>
        <w:ins w:author="Yemi Akisanya" w:id="1" w:date="2016-10-13T23:19:00Z">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ins>
      </w:sdtContent>
    </w:sdt>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8">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1">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5"/>
      <w:numFmt w:val="decimal"/>
      <w:lvlText w:val="%1"/>
      <w:lvlJc w:val="left"/>
      <w:pPr>
        <w:ind w:left="680" w:hanging="680"/>
      </w:pPr>
      <w:rPr/>
    </w:lvl>
    <w:lvl w:ilvl="1">
      <w:start w:val="17"/>
      <w:numFmt w:val="decimal"/>
      <w:lvlText w:val="%1.%2"/>
      <w:lvlJc w:val="left"/>
      <w:pPr>
        <w:ind w:left="1040" w:hanging="680"/>
      </w:pPr>
      <w:rPr/>
    </w:lvl>
    <w:lvl w:ilvl="2">
      <w:start w:val="2"/>
      <w:numFmt w:val="decimal"/>
      <w:lvlText w:val="%1.%2.%3"/>
      <w:lvlJc w:val="left"/>
      <w:pPr>
        <w:ind w:left="1440" w:hanging="720"/>
      </w:pPr>
      <w:rPr>
        <w:sz w:val="20"/>
        <w:szCs w:val="20"/>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libri" w:cs="Calibri" w:eastAsia="Calibri" w:hAnsi="Calibri"/>
      <w:color w:val="17365d"/>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3365BB"/>
    <w:pPr>
      <w:keepNext w:val="1"/>
      <w:keepLines w:val="1"/>
      <w:spacing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Normal"/>
    <w:next w:val="Normal"/>
    <w:link w:val="Heading2Char"/>
    <w:uiPriority w:val="9"/>
    <w:unhideWhenUsed w:val="1"/>
    <w:qFormat w:val="1"/>
    <w:rsid w:val="000D4083"/>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3365BB"/>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3365BB"/>
    <w:rPr>
      <w:rFonts w:asciiTheme="majorHAnsi" w:cstheme="majorBidi" w:eastAsiaTheme="majorEastAsia" w:hAnsiTheme="majorHAnsi"/>
      <w:b w:val="1"/>
      <w:bCs w:val="1"/>
      <w:color w:val="345a8a" w:themeColor="accent1" w:themeShade="0000B5"/>
      <w:sz w:val="32"/>
      <w:szCs w:val="32"/>
    </w:rPr>
  </w:style>
  <w:style w:type="paragraph" w:styleId="TOCHeading">
    <w:name w:val="TOC Heading"/>
    <w:basedOn w:val="Heading1"/>
    <w:next w:val="Normal"/>
    <w:uiPriority w:val="39"/>
    <w:unhideWhenUsed w:val="1"/>
    <w:qFormat w:val="1"/>
    <w:rsid w:val="003365BB"/>
    <w:pPr>
      <w:spacing w:line="276" w:lineRule="auto"/>
      <w:outlineLvl w:val="9"/>
    </w:pPr>
    <w:rPr>
      <w:color w:val="365f91" w:themeColor="accent1" w:themeShade="0000BF"/>
      <w:sz w:val="28"/>
      <w:szCs w:val="28"/>
    </w:rPr>
  </w:style>
  <w:style w:type="paragraph" w:styleId="BalloonText">
    <w:name w:val="Balloon Text"/>
    <w:basedOn w:val="Normal"/>
    <w:link w:val="BalloonTextChar"/>
    <w:uiPriority w:val="99"/>
    <w:semiHidden w:val="1"/>
    <w:unhideWhenUsed w:val="1"/>
    <w:rsid w:val="003365BB"/>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3365BB"/>
    <w:rPr>
      <w:rFonts w:ascii="Lucida Grande" w:cs="Lucida Grande" w:hAnsi="Lucida Grande"/>
      <w:sz w:val="18"/>
      <w:szCs w:val="18"/>
    </w:rPr>
  </w:style>
  <w:style w:type="paragraph" w:styleId="TOC1">
    <w:name w:val="toc 1"/>
    <w:basedOn w:val="Normal"/>
    <w:next w:val="Normal"/>
    <w:autoRedefine w:val="1"/>
    <w:uiPriority w:val="39"/>
    <w:unhideWhenUsed w:val="1"/>
    <w:rsid w:val="003365BB"/>
    <w:pPr>
      <w:spacing w:before="120"/>
    </w:pPr>
    <w:rPr>
      <w:b w:val="1"/>
      <w:caps w:val="1"/>
      <w:sz w:val="22"/>
      <w:szCs w:val="22"/>
    </w:rPr>
  </w:style>
  <w:style w:type="paragraph" w:styleId="TOC2">
    <w:name w:val="toc 2"/>
    <w:basedOn w:val="Normal"/>
    <w:next w:val="Normal"/>
    <w:autoRedefine w:val="1"/>
    <w:uiPriority w:val="39"/>
    <w:unhideWhenUsed w:val="1"/>
    <w:rsid w:val="003365BB"/>
    <w:pPr>
      <w:ind w:left="240"/>
    </w:pPr>
    <w:rPr>
      <w:smallCaps w:val="1"/>
      <w:sz w:val="22"/>
      <w:szCs w:val="22"/>
    </w:rPr>
  </w:style>
  <w:style w:type="paragraph" w:styleId="TOC3">
    <w:name w:val="toc 3"/>
    <w:basedOn w:val="Normal"/>
    <w:next w:val="Normal"/>
    <w:autoRedefine w:val="1"/>
    <w:uiPriority w:val="39"/>
    <w:semiHidden w:val="1"/>
    <w:unhideWhenUsed w:val="1"/>
    <w:rsid w:val="003365BB"/>
    <w:pPr>
      <w:ind w:left="480"/>
    </w:pPr>
    <w:rPr>
      <w:i w:val="1"/>
      <w:sz w:val="22"/>
      <w:szCs w:val="22"/>
    </w:rPr>
  </w:style>
  <w:style w:type="paragraph" w:styleId="TOC4">
    <w:name w:val="toc 4"/>
    <w:basedOn w:val="Normal"/>
    <w:next w:val="Normal"/>
    <w:autoRedefine w:val="1"/>
    <w:uiPriority w:val="39"/>
    <w:semiHidden w:val="1"/>
    <w:unhideWhenUsed w:val="1"/>
    <w:rsid w:val="003365BB"/>
    <w:pPr>
      <w:ind w:left="720"/>
    </w:pPr>
    <w:rPr>
      <w:sz w:val="18"/>
      <w:szCs w:val="18"/>
    </w:rPr>
  </w:style>
  <w:style w:type="paragraph" w:styleId="TOC5">
    <w:name w:val="toc 5"/>
    <w:basedOn w:val="Normal"/>
    <w:next w:val="Normal"/>
    <w:autoRedefine w:val="1"/>
    <w:uiPriority w:val="39"/>
    <w:semiHidden w:val="1"/>
    <w:unhideWhenUsed w:val="1"/>
    <w:rsid w:val="003365BB"/>
    <w:pPr>
      <w:ind w:left="960"/>
    </w:pPr>
    <w:rPr>
      <w:sz w:val="18"/>
      <w:szCs w:val="18"/>
    </w:rPr>
  </w:style>
  <w:style w:type="paragraph" w:styleId="TOC6">
    <w:name w:val="toc 6"/>
    <w:basedOn w:val="Normal"/>
    <w:next w:val="Normal"/>
    <w:autoRedefine w:val="1"/>
    <w:uiPriority w:val="39"/>
    <w:semiHidden w:val="1"/>
    <w:unhideWhenUsed w:val="1"/>
    <w:rsid w:val="003365BB"/>
    <w:pPr>
      <w:ind w:left="1200"/>
    </w:pPr>
    <w:rPr>
      <w:sz w:val="18"/>
      <w:szCs w:val="18"/>
    </w:rPr>
  </w:style>
  <w:style w:type="paragraph" w:styleId="TOC7">
    <w:name w:val="toc 7"/>
    <w:basedOn w:val="Normal"/>
    <w:next w:val="Normal"/>
    <w:autoRedefine w:val="1"/>
    <w:uiPriority w:val="39"/>
    <w:semiHidden w:val="1"/>
    <w:unhideWhenUsed w:val="1"/>
    <w:rsid w:val="003365BB"/>
    <w:pPr>
      <w:ind w:left="1440"/>
    </w:pPr>
    <w:rPr>
      <w:sz w:val="18"/>
      <w:szCs w:val="18"/>
    </w:rPr>
  </w:style>
  <w:style w:type="paragraph" w:styleId="TOC8">
    <w:name w:val="toc 8"/>
    <w:basedOn w:val="Normal"/>
    <w:next w:val="Normal"/>
    <w:autoRedefine w:val="1"/>
    <w:uiPriority w:val="39"/>
    <w:semiHidden w:val="1"/>
    <w:unhideWhenUsed w:val="1"/>
    <w:rsid w:val="003365BB"/>
    <w:pPr>
      <w:ind w:left="1680"/>
    </w:pPr>
    <w:rPr>
      <w:sz w:val="18"/>
      <w:szCs w:val="18"/>
    </w:rPr>
  </w:style>
  <w:style w:type="paragraph" w:styleId="TOC9">
    <w:name w:val="toc 9"/>
    <w:basedOn w:val="Normal"/>
    <w:next w:val="Normal"/>
    <w:autoRedefine w:val="1"/>
    <w:uiPriority w:val="39"/>
    <w:semiHidden w:val="1"/>
    <w:unhideWhenUsed w:val="1"/>
    <w:rsid w:val="003365BB"/>
    <w:pPr>
      <w:ind w:left="1920"/>
    </w:pPr>
    <w:rPr>
      <w:sz w:val="18"/>
      <w:szCs w:val="18"/>
    </w:rPr>
  </w:style>
  <w:style w:type="paragraph" w:styleId="ListParagraph">
    <w:name w:val="List Paragraph"/>
    <w:basedOn w:val="Normal"/>
    <w:uiPriority w:val="34"/>
    <w:qFormat w:val="1"/>
    <w:rsid w:val="001A0328"/>
    <w:pPr>
      <w:ind w:left="720"/>
      <w:contextualSpacing w:val="1"/>
    </w:pPr>
  </w:style>
  <w:style w:type="paragraph" w:styleId="m-3747677437863092172gmail-msolistparagraph" w:customStyle="1">
    <w:name w:val="m_-3747677437863092172gmail-msolistparagraph"/>
    <w:basedOn w:val="Normal"/>
    <w:rsid w:val="001A0328"/>
    <w:pPr>
      <w:spacing w:after="100" w:afterAutospacing="1" w:before="100" w:beforeAutospacing="1"/>
    </w:pPr>
    <w:rPr>
      <w:rFonts w:ascii="Times New Roman" w:cs="Times New Roman" w:eastAsia="Times New Roman" w:hAnsi="Times New Roman"/>
    </w:rPr>
  </w:style>
  <w:style w:type="paragraph" w:styleId="Title">
    <w:name w:val="Title"/>
    <w:basedOn w:val="Normal"/>
    <w:next w:val="Normal"/>
    <w:link w:val="TitleChar"/>
    <w:uiPriority w:val="10"/>
    <w:qFormat w:val="1"/>
    <w:rsid w:val="000D4083"/>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0D4083"/>
    <w:rPr>
      <w:rFonts w:asciiTheme="majorHAnsi" w:cstheme="majorBidi" w:eastAsiaTheme="majorEastAsia" w:hAnsiTheme="majorHAnsi"/>
      <w:color w:val="17365d" w:themeColor="text2" w:themeShade="0000BF"/>
      <w:spacing w:val="5"/>
      <w:kern w:val="28"/>
      <w:sz w:val="52"/>
      <w:szCs w:val="52"/>
    </w:rPr>
  </w:style>
  <w:style w:type="character" w:styleId="Heading2Char" w:customStyle="1">
    <w:name w:val="Heading 2 Char"/>
    <w:basedOn w:val="DefaultParagraphFont"/>
    <w:link w:val="Heading2"/>
    <w:uiPriority w:val="9"/>
    <w:rsid w:val="000D4083"/>
    <w:rPr>
      <w:rFonts w:asciiTheme="majorHAnsi" w:cstheme="majorBidi" w:eastAsiaTheme="majorEastAsia" w:hAnsiTheme="majorHAnsi"/>
      <w:b w:val="1"/>
      <w:bCs w:val="1"/>
      <w:color w:val="4f81bd" w:themeColor="accent1"/>
      <w:sz w:val="26"/>
      <w:szCs w:val="26"/>
    </w:rPr>
  </w:style>
  <w:style w:type="character" w:styleId="Hyperlink">
    <w:name w:val="Hyperlink"/>
    <w:basedOn w:val="DefaultParagraphFont"/>
    <w:uiPriority w:val="99"/>
    <w:unhideWhenUsed w:val="1"/>
    <w:rsid w:val="008F5477"/>
    <w:rPr>
      <w:color w:val="0000ff" w:themeColor="hyperlink"/>
      <w:u w:val="single"/>
    </w:rPr>
  </w:style>
  <w:style w:type="character" w:styleId="FollowedHyperlink">
    <w:name w:val="FollowedHyperlink"/>
    <w:basedOn w:val="DefaultParagraphFont"/>
    <w:uiPriority w:val="99"/>
    <w:semiHidden w:val="1"/>
    <w:unhideWhenUsed w:val="1"/>
    <w:rsid w:val="00461341"/>
    <w:rPr>
      <w:color w:val="800080" w:themeColor="followedHyperlink"/>
      <w:u w:val="single"/>
    </w:rPr>
  </w:style>
  <w:style w:type="paragraph" w:styleId="Footer">
    <w:name w:val="footer"/>
    <w:basedOn w:val="Normal"/>
    <w:link w:val="FooterChar"/>
    <w:uiPriority w:val="99"/>
    <w:unhideWhenUsed w:val="1"/>
    <w:rsid w:val="00B77563"/>
    <w:pPr>
      <w:tabs>
        <w:tab w:val="center" w:pos="4320"/>
        <w:tab w:val="right" w:pos="8640"/>
      </w:tabs>
    </w:pPr>
  </w:style>
  <w:style w:type="character" w:styleId="FooterChar" w:customStyle="1">
    <w:name w:val="Footer Char"/>
    <w:basedOn w:val="DefaultParagraphFont"/>
    <w:link w:val="Footer"/>
    <w:uiPriority w:val="99"/>
    <w:rsid w:val="00B77563"/>
  </w:style>
  <w:style w:type="character" w:styleId="PageNumber">
    <w:name w:val="page number"/>
    <w:basedOn w:val="DefaultParagraphFont"/>
    <w:uiPriority w:val="99"/>
    <w:semiHidden w:val="1"/>
    <w:unhideWhenUsed w:val="1"/>
    <w:rsid w:val="00B77563"/>
  </w:style>
  <w:style w:type="paragraph" w:styleId="Revision">
    <w:name w:val="Revision"/>
    <w:hidden w:val="1"/>
    <w:uiPriority w:val="99"/>
    <w:semiHidden w:val="1"/>
    <w:rsid w:val="00B247D5"/>
  </w:style>
  <w:style w:type="paragraph" w:styleId="DocumentMap">
    <w:name w:val="Document Map"/>
    <w:basedOn w:val="Normal"/>
    <w:link w:val="DocumentMapChar"/>
    <w:uiPriority w:val="99"/>
    <w:semiHidden w:val="1"/>
    <w:unhideWhenUsed w:val="1"/>
    <w:rsid w:val="00B247D5"/>
    <w:rPr>
      <w:rFonts w:ascii="Lucida Grande" w:cs="Lucida Grande" w:hAnsi="Lucida Grande"/>
    </w:rPr>
  </w:style>
  <w:style w:type="character" w:styleId="DocumentMapChar" w:customStyle="1">
    <w:name w:val="Document Map Char"/>
    <w:basedOn w:val="DefaultParagraphFont"/>
    <w:link w:val="DocumentMap"/>
    <w:uiPriority w:val="99"/>
    <w:semiHidden w:val="1"/>
    <w:rsid w:val="00B247D5"/>
    <w:rPr>
      <w:rFonts w:ascii="Lucida Grande" w:cs="Lucida Grande" w:hAnsi="Lucida Grande"/>
    </w:rPr>
  </w:style>
  <w:style w:type="paragraph" w:styleId="Header">
    <w:name w:val="header"/>
    <w:basedOn w:val="Normal"/>
    <w:link w:val="HeaderChar"/>
    <w:uiPriority w:val="99"/>
    <w:unhideWhenUsed w:val="1"/>
    <w:rsid w:val="00AF3AEC"/>
    <w:pPr>
      <w:tabs>
        <w:tab w:val="center" w:pos="4320"/>
        <w:tab w:val="right" w:pos="8640"/>
      </w:tabs>
    </w:pPr>
  </w:style>
  <w:style w:type="character" w:styleId="HeaderChar" w:customStyle="1">
    <w:name w:val="Header Char"/>
    <w:basedOn w:val="DefaultParagraphFont"/>
    <w:link w:val="Header"/>
    <w:uiPriority w:val="99"/>
    <w:rsid w:val="00AF3AE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oshalif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v4jqHE27XDBxVGCAy7GeOZJN2g==">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2016-10-10T23:45:00Z</dcterms:created>
  <dc:creator>Yemi Akisanya</dc:creator>
</cp:coreProperties>
</file>